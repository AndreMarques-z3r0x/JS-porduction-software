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031EF" w14:textId="77777777" w:rsidR="001B6414" w:rsidRPr="001B6075" w:rsidRDefault="001B6075" w:rsidP="00CF2F69">
      <w:pPr>
        <w:pStyle w:val="ReportTitle"/>
      </w:pPr>
      <w:r>
        <w:t xml:space="preserve">Regras Para a Elaboração do Relatório de </w:t>
      </w:r>
      <w:r w:rsidR="006D601F">
        <w:t xml:space="preserve">Projeto/Estágio da </w:t>
      </w:r>
      <w:r w:rsidR="00E15D0C">
        <w:t>LEEC</w:t>
      </w:r>
    </w:p>
    <w:p w14:paraId="63E89568" w14:textId="64F60B06" w:rsidR="00E65544" w:rsidRPr="00D330FC" w:rsidRDefault="000F234A" w:rsidP="006B008E">
      <w:pPr>
        <w:pStyle w:val="Author"/>
      </w:pPr>
      <w:r>
        <w:t>André Filipe Gomes Marques</w:t>
      </w:r>
    </w:p>
    <w:p w14:paraId="6CB8B316" w14:textId="77777777" w:rsidR="001B6414" w:rsidRDefault="00D02ABB" w:rsidP="00CF2F69">
      <w:pPr>
        <w:pStyle w:val="ISEPLogo"/>
      </w:pPr>
      <w:r>
        <w:rPr>
          <w:noProof/>
          <w:lang w:eastAsia="pt-PT"/>
        </w:rPr>
        <w:drawing>
          <wp:inline distT="0" distB="0" distL="0" distR="0" wp14:anchorId="4B4E7387" wp14:editId="1BB2E9F9">
            <wp:extent cx="2457450" cy="714375"/>
            <wp:effectExtent l="19050" t="0" r="0" b="0"/>
            <wp:docPr id="1" name="Imagem 1"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04BB39F3" w14:textId="77777777" w:rsidR="001B6414" w:rsidRPr="002E626E" w:rsidRDefault="001B6414" w:rsidP="00CF2F69">
      <w:pPr>
        <w:pStyle w:val="DEETitle"/>
      </w:pPr>
      <w:r w:rsidRPr="002E626E">
        <w:t>Departamento de Engenharia Eletrotécnica</w:t>
      </w:r>
    </w:p>
    <w:p w14:paraId="1DAAC292" w14:textId="77777777" w:rsidR="001B6414" w:rsidRDefault="001B6414" w:rsidP="00CF2F69">
      <w:pPr>
        <w:pStyle w:val="ISEPandYearTitle"/>
      </w:pPr>
      <w:r w:rsidRPr="002E626E">
        <w:t>Instituto Superior de Engenharia do Porto</w:t>
      </w:r>
    </w:p>
    <w:p w14:paraId="3AF723B8" w14:textId="6AD82B0B" w:rsidR="003744A8" w:rsidRPr="006D601F" w:rsidRDefault="00DA194F" w:rsidP="00CF2F69">
      <w:pPr>
        <w:pStyle w:val="ISEPandYearTitle"/>
      </w:pPr>
      <w:r>
        <w:t>2020</w:t>
      </w:r>
    </w:p>
    <w:p w14:paraId="36222B07" w14:textId="77777777" w:rsidR="002B05A6" w:rsidRPr="006D601F" w:rsidRDefault="002B05A6" w:rsidP="00A71CA1">
      <w:pPr>
        <w:pStyle w:val="ISEPandYearTitle"/>
        <w:sectPr w:rsidR="002B05A6" w:rsidRPr="006D601F" w:rsidSect="00143BC0">
          <w:footerReference w:type="even" r:id="rId9"/>
          <w:footerReference w:type="default" r:id="rId10"/>
          <w:type w:val="continuous"/>
          <w:pgSz w:w="11906" w:h="16838" w:code="9"/>
          <w:pgMar w:top="1418" w:right="1418" w:bottom="1418" w:left="1701" w:header="709" w:footer="567" w:gutter="0"/>
          <w:pgNumType w:fmt="lowerRoman"/>
          <w:cols w:space="720"/>
          <w:titlePg/>
        </w:sectPr>
      </w:pPr>
    </w:p>
    <w:p w14:paraId="57D97592" w14:textId="77777777" w:rsidR="001B6414" w:rsidRPr="002E626E" w:rsidRDefault="001B6075" w:rsidP="00383A41">
      <w:pPr>
        <w:pStyle w:val="Requirements"/>
      </w:pPr>
      <w:r>
        <w:lastRenderedPageBreak/>
        <w:t>Este r</w:t>
      </w:r>
      <w:r w:rsidR="001B6414" w:rsidRPr="002E626E">
        <w:t xml:space="preserve">elatório </w:t>
      </w:r>
      <w:r w:rsidR="00A649AC">
        <w:t>satisfaz</w:t>
      </w:r>
      <w:r w:rsidR="003573A6">
        <w:t>,</w:t>
      </w:r>
      <w:r w:rsidR="00A649AC">
        <w:t xml:space="preserve"> parcialmente</w:t>
      </w:r>
      <w:r w:rsidR="003573A6">
        <w:t>,</w:t>
      </w:r>
      <w:r w:rsidR="00A649AC">
        <w:t xml:space="preserve"> os requisitos que constam da </w:t>
      </w:r>
      <w:r w:rsidR="006D601F">
        <w:t xml:space="preserve">Ficha de </w:t>
      </w:r>
      <w:r w:rsidR="00ED0230">
        <w:t>Unidade Curricular</w:t>
      </w:r>
      <w:r w:rsidR="006D601F">
        <w:t xml:space="preserve"> de Projeto</w:t>
      </w:r>
      <w:r w:rsidR="00A649AC">
        <w:t>/Estágio</w:t>
      </w:r>
      <w:r w:rsidR="003573A6">
        <w:t>,</w:t>
      </w:r>
      <w:r w:rsidR="00A649AC">
        <w:t xml:space="preserve"> do 3º ano</w:t>
      </w:r>
      <w:r w:rsidR="003573A6">
        <w:t>,</w:t>
      </w:r>
      <w:r w:rsidR="00A649AC">
        <w:t xml:space="preserve"> da Licenciatura em Engenharia Eletrotécnica e de Computadores</w:t>
      </w:r>
    </w:p>
    <w:p w14:paraId="4C804D90" w14:textId="6C13AA7C" w:rsidR="00E65544" w:rsidRPr="002E626E" w:rsidRDefault="000F463F" w:rsidP="00CF2F69">
      <w:pPr>
        <w:pStyle w:val="StudentInfo"/>
      </w:pPr>
      <w:r>
        <w:t>Candidato</w:t>
      </w:r>
      <w:r w:rsidR="00E65544">
        <w:t>:</w:t>
      </w:r>
      <w:r w:rsidR="000F234A">
        <w:t xml:space="preserve"> André Filipe Gomes Marques</w:t>
      </w:r>
      <w:r w:rsidR="00E65544">
        <w:t>,</w:t>
      </w:r>
      <w:r w:rsidR="00E65544" w:rsidRPr="002E626E">
        <w:t xml:space="preserve"> Nº </w:t>
      </w:r>
      <w:r w:rsidR="000F234A">
        <w:t>1170466</w:t>
      </w:r>
      <w:r w:rsidR="00E110D1">
        <w:t xml:space="preserve">, </w:t>
      </w:r>
      <w:r w:rsidR="000F234A">
        <w:t>1170466</w:t>
      </w:r>
      <w:r w:rsidR="00E110D1">
        <w:t>@isep.ipp.pt</w:t>
      </w:r>
    </w:p>
    <w:p w14:paraId="712C59E3" w14:textId="3EC969C3" w:rsidR="00E65544" w:rsidRDefault="00D330FC" w:rsidP="00CF2F69">
      <w:pPr>
        <w:pStyle w:val="SupervisorInfo"/>
      </w:pPr>
      <w:r>
        <w:t>Orientação</w:t>
      </w:r>
      <w:r w:rsidR="009931FF">
        <w:t xml:space="preserve"> científica</w:t>
      </w:r>
      <w:r w:rsidR="001B6075">
        <w:t xml:space="preserve">: </w:t>
      </w:r>
      <w:r w:rsidR="000F234A">
        <w:t>Carlos José Ribeiro Campo</w:t>
      </w:r>
      <w:ins w:id="0" w:author="Carlos Campos" w:date="2020-07-08T09:35:00Z">
        <w:r w:rsidR="00D63771">
          <w:t>s</w:t>
        </w:r>
      </w:ins>
      <w:r w:rsidR="00E110D1">
        <w:t xml:space="preserve">, </w:t>
      </w:r>
      <w:r w:rsidR="000F234A">
        <w:t>crc</w:t>
      </w:r>
      <w:r w:rsidR="009931FF" w:rsidRPr="00CF0284">
        <w:t>@isep.ipp.pt</w:t>
      </w:r>
    </w:p>
    <w:p w14:paraId="4D814BBB" w14:textId="09A46CA4" w:rsidR="00F87060" w:rsidRDefault="00F87060" w:rsidP="009931FF">
      <w:pPr>
        <w:pStyle w:val="SupervisorInfo"/>
      </w:pPr>
      <w:r>
        <w:t>Empresa:</w:t>
      </w:r>
      <w:r w:rsidR="003D4DEE">
        <w:t xml:space="preserve"> </w:t>
      </w:r>
      <w:r w:rsidR="000F234A">
        <w:t>Indmei</w:t>
      </w:r>
    </w:p>
    <w:p w14:paraId="74431EEB" w14:textId="1799C1B6" w:rsidR="009931FF" w:rsidRDefault="00346F0F" w:rsidP="009931FF">
      <w:pPr>
        <w:pStyle w:val="SupervisorInfo"/>
      </w:pPr>
      <w:r>
        <w:t>Orientador</w:t>
      </w:r>
      <w:r w:rsidR="009931FF">
        <w:t xml:space="preserve">: </w:t>
      </w:r>
      <w:del w:id="1" w:author="Carlos Campos" w:date="2020-07-10T10:43:00Z">
        <w:r w:rsidR="000F234A" w:rsidDel="00056571">
          <w:delText>Carlos José Ribeiro Campo</w:delText>
        </w:r>
      </w:del>
      <w:ins w:id="2" w:author="Carlos Campos" w:date="2020-07-10T10:43:00Z">
        <w:r w:rsidR="00056571">
          <w:t>Manuel Vieira Silva</w:t>
        </w:r>
      </w:ins>
      <w:r w:rsidR="000F234A">
        <w:t xml:space="preserve">, </w:t>
      </w:r>
      <w:del w:id="3" w:author="Carlos Campos" w:date="2020-07-10T10:44:00Z">
        <w:r w:rsidR="000F234A" w:rsidDel="00056571">
          <w:delText>crc</w:delText>
        </w:r>
        <w:r w:rsidR="000F234A" w:rsidRPr="00CF0284" w:rsidDel="00056571">
          <w:delText>@isep.ipp.pt</w:delText>
        </w:r>
      </w:del>
      <w:ins w:id="4" w:author="Carlos Campos" w:date="2020-07-10T10:44:00Z">
        <w:r w:rsidR="00056571">
          <w:t>mvieirasilva@sapo.pt</w:t>
        </w:r>
      </w:ins>
    </w:p>
    <w:p w14:paraId="4E062358" w14:textId="77777777" w:rsidR="001B6414" w:rsidRDefault="00D02ABB" w:rsidP="00CF2F69">
      <w:pPr>
        <w:pStyle w:val="ISEPLogo"/>
      </w:pPr>
      <w:r>
        <w:rPr>
          <w:noProof/>
          <w:lang w:eastAsia="pt-PT"/>
        </w:rPr>
        <w:drawing>
          <wp:inline distT="0" distB="0" distL="0" distR="0" wp14:anchorId="39C6A676" wp14:editId="14ECCEC4">
            <wp:extent cx="2457450" cy="714375"/>
            <wp:effectExtent l="19050" t="0" r="0" b="0"/>
            <wp:docPr id="2" name="Imagem 2"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5C86B81D" w14:textId="77777777" w:rsidR="001B6414" w:rsidRPr="002E626E" w:rsidRDefault="001B6414" w:rsidP="00CF2F69">
      <w:pPr>
        <w:pStyle w:val="DEETitle"/>
      </w:pPr>
      <w:r w:rsidRPr="002E626E">
        <w:t>Departamento de Engenharia Eletrotécnica</w:t>
      </w:r>
    </w:p>
    <w:p w14:paraId="375225E0" w14:textId="77777777" w:rsidR="001B6414" w:rsidRPr="002E626E" w:rsidRDefault="001B6414" w:rsidP="00CF2F69">
      <w:pPr>
        <w:pStyle w:val="ISEPandYearTitle"/>
      </w:pPr>
      <w:r w:rsidRPr="002E626E">
        <w:t>Instituto Superior de Engenharia do Porto</w:t>
      </w:r>
    </w:p>
    <w:p w14:paraId="0B796020" w14:textId="0F3479BD" w:rsidR="002B05A6" w:rsidRDefault="002B2015" w:rsidP="000F234A">
      <w:pPr>
        <w:pStyle w:val="ISEPandYearTitle"/>
        <w:sectPr w:rsidR="002B05A6" w:rsidSect="00143BC0">
          <w:type w:val="oddPage"/>
          <w:pgSz w:w="11906" w:h="16838" w:code="9"/>
          <w:pgMar w:top="1418" w:right="1418" w:bottom="1418" w:left="1701" w:header="709" w:footer="567" w:gutter="0"/>
          <w:pgNumType w:fmt="lowerRoman"/>
          <w:cols w:space="720"/>
          <w:titlePg/>
        </w:sectPr>
      </w:pPr>
      <w:r>
        <w:fldChar w:fldCharType="begin"/>
      </w:r>
      <w:r>
        <w:instrText xml:space="preserve"> TIME \@ "d' de 'MMMM' de 'yyyy" </w:instrText>
      </w:r>
      <w:r>
        <w:fldChar w:fldCharType="separate"/>
      </w:r>
      <w:ins w:id="5" w:author="Andre Marques" w:date="2020-07-12T19:56:00Z">
        <w:r w:rsidR="00D330EA">
          <w:rPr>
            <w:noProof/>
          </w:rPr>
          <w:t>12 de julho de 2020</w:t>
        </w:r>
      </w:ins>
      <w:del w:id="6" w:author="Andre Marques" w:date="2020-07-12T15:48:00Z">
        <w:r w:rsidR="00D63771" w:rsidDel="004C6011">
          <w:rPr>
            <w:noProof/>
          </w:rPr>
          <w:delText>8 de julho de 2020</w:delText>
        </w:r>
      </w:del>
      <w:r>
        <w:rPr>
          <w:noProof/>
        </w:rPr>
        <w:fldChar w:fldCharType="end"/>
      </w:r>
    </w:p>
    <w:p w14:paraId="11E3844F" w14:textId="77C1B9D2" w:rsidR="00E00361" w:rsidRDefault="00E00361" w:rsidP="000F234A">
      <w:pPr>
        <w:pStyle w:val="Secononumerada"/>
        <w:sectPr w:rsidR="00E00361" w:rsidSect="00143BC0">
          <w:footerReference w:type="default" r:id="rId11"/>
          <w:footerReference w:type="first" r:id="rId12"/>
          <w:type w:val="oddPage"/>
          <w:pgSz w:w="11906" w:h="16838" w:code="9"/>
          <w:pgMar w:top="1418" w:right="1418" w:bottom="1418" w:left="1701" w:header="709" w:footer="567" w:gutter="0"/>
          <w:pgNumType w:fmt="lowerRoman" w:start="1"/>
          <w:cols w:space="720"/>
        </w:sectPr>
      </w:pPr>
    </w:p>
    <w:p w14:paraId="60578E0F" w14:textId="6FE0C423" w:rsidR="0087727C" w:rsidRDefault="0087727C" w:rsidP="003647A9">
      <w:pPr>
        <w:pStyle w:val="Secononumerada"/>
      </w:pPr>
      <w:bookmarkStart w:id="7" w:name="_Toc444444291"/>
      <w:r>
        <w:lastRenderedPageBreak/>
        <w:t>Resumo</w:t>
      </w:r>
      <w:bookmarkEnd w:id="7"/>
    </w:p>
    <w:p w14:paraId="4FEB2180" w14:textId="7188CE87" w:rsidR="00D63771" w:rsidDel="00AA5AC0" w:rsidRDefault="00056571" w:rsidP="00DA35F6">
      <w:pPr>
        <w:pStyle w:val="Texto"/>
        <w:rPr>
          <w:ins w:id="8" w:author="Carlos Campos" w:date="2020-07-10T10:45:00Z"/>
          <w:del w:id="9" w:author="Andre Marques" w:date="2020-07-12T17:02:00Z"/>
        </w:rPr>
      </w:pPr>
      <w:ins w:id="10" w:author="Carlos Campos" w:date="2020-07-08T09:36:00Z">
        <w:del w:id="11" w:author="Andre Marques" w:date="2020-07-12T17:02:00Z">
          <w:r w:rsidRPr="00056571" w:rsidDel="00AA5AC0">
            <w:rPr>
              <w:highlight w:val="yellow"/>
            </w:rPr>
            <w:delText>E</w:delText>
          </w:r>
          <w:r w:rsidR="00D63771" w:rsidRPr="00D63771" w:rsidDel="00AA5AC0">
            <w:rPr>
              <w:highlight w:val="yellow"/>
              <w:rPrChange w:id="12" w:author="Carlos Campos" w:date="2020-07-08T09:36:00Z">
                <w:rPr/>
              </w:rPrChange>
            </w:rPr>
            <w:delText>nquadramento</w:delText>
          </w:r>
        </w:del>
      </w:ins>
    </w:p>
    <w:p w14:paraId="52ED0F9C" w14:textId="3811D62C" w:rsidR="00056571" w:rsidDel="00AA5AC0" w:rsidRDefault="00056571" w:rsidP="00DA35F6">
      <w:pPr>
        <w:pStyle w:val="Texto"/>
        <w:rPr>
          <w:ins w:id="13" w:author="Carlos Campos" w:date="2020-07-08T09:36:00Z"/>
          <w:del w:id="14" w:author="Andre Marques" w:date="2020-07-12T17:02:00Z"/>
        </w:rPr>
      </w:pPr>
      <w:ins w:id="15" w:author="Carlos Campos" w:date="2020-07-10T10:45:00Z">
        <w:del w:id="16" w:author="Andre Marques" w:date="2020-07-12T17:02:00Z">
          <w:r w:rsidRPr="00056571" w:rsidDel="00AA5AC0">
            <w:rPr>
              <w:highlight w:val="yellow"/>
              <w:rPrChange w:id="17" w:author="Carlos Campos" w:date="2020-07-10T10:45:00Z">
                <w:rPr/>
              </w:rPrChange>
            </w:rPr>
            <w:delText>Problema</w:delText>
          </w:r>
        </w:del>
      </w:ins>
    </w:p>
    <w:p w14:paraId="1CD152DA" w14:textId="766D1C8C" w:rsidR="00DA35F6" w:rsidRDefault="00DA35F6" w:rsidP="00DA35F6">
      <w:pPr>
        <w:pStyle w:val="Texto"/>
      </w:pPr>
      <w:bookmarkStart w:id="18" w:name="_Hlk45465977"/>
      <w:r>
        <w:t xml:space="preserve">No trabalho efetuado foi proposto que </w:t>
      </w:r>
      <w:ins w:id="19" w:author="Carlos Campos" w:date="2020-07-10T10:44:00Z">
        <w:r w:rsidR="00056571">
          <w:t xml:space="preserve">se </w:t>
        </w:r>
      </w:ins>
      <w:r>
        <w:t xml:space="preserve">projetasse e implementasse </w:t>
      </w:r>
      <w:ins w:id="20" w:author="Carlos Campos" w:date="2020-07-10T10:45:00Z">
        <w:r w:rsidR="00056571">
          <w:t xml:space="preserve">uma aplicação </w:t>
        </w:r>
      </w:ins>
      <w:r>
        <w:t xml:space="preserve">que proporcionasse um melhor controlo das diferentes linhas de produção, </w:t>
      </w:r>
      <w:ins w:id="21" w:author="Carlos Campos" w:date="2020-07-10T10:45:00Z">
        <w:r w:rsidR="00056571">
          <w:t>sobretudo nas horas sem supervisão. P</w:t>
        </w:r>
      </w:ins>
      <w:del w:id="22" w:author="Carlos Campos" w:date="2020-07-10T10:45:00Z">
        <w:r w:rsidDel="00056571">
          <w:delText>p</w:delText>
        </w:r>
      </w:del>
      <w:r>
        <w:t xml:space="preserve">retendia-se que o sistema </w:t>
      </w:r>
      <w:r w:rsidR="006F59F0">
        <w:t xml:space="preserve">encurtasse </w:t>
      </w:r>
      <w:r>
        <w:t>a necessidade de controlo de produção e supervisão, redução do tempo de paragem das linhas, e aumento do controlo de qualidade, com o objetivo de melhorar o rendimento da produção.</w:t>
      </w:r>
    </w:p>
    <w:p w14:paraId="4BB64684" w14:textId="77777777" w:rsidR="00392399" w:rsidRDefault="00DA35F6" w:rsidP="00DA35F6">
      <w:pPr>
        <w:pStyle w:val="Texto"/>
      </w:pPr>
      <w:r>
        <w:t xml:space="preserve">O projeto foi dividido em três partes principais, a primeira consistia na </w:t>
      </w:r>
      <w:r w:rsidR="006F59F0">
        <w:t xml:space="preserve">conversão </w:t>
      </w:r>
      <w:r>
        <w:t xml:space="preserve">do sistema previamente existente para funcionar numa </w:t>
      </w:r>
      <w:r w:rsidR="006F59F0">
        <w:t>máquina</w:t>
      </w:r>
      <w:r>
        <w:t xml:space="preserve"> com </w:t>
      </w:r>
      <w:r w:rsidR="006F59F0">
        <w:t>sistema operativo baseado em Linux.</w:t>
      </w:r>
    </w:p>
    <w:p w14:paraId="18786F66" w14:textId="77777777" w:rsidR="00392399" w:rsidRDefault="006F59F0" w:rsidP="00DA35F6">
      <w:pPr>
        <w:pStyle w:val="Texto"/>
      </w:pPr>
      <w:r>
        <w:t>A segunda parte consistiu na realização de uma interface Web que disponibilizasse, em tempo real, os dados de saída do sistema de controlo de produção para os funcionários e para o supervisor.</w:t>
      </w:r>
    </w:p>
    <w:p w14:paraId="080A9204" w14:textId="29BEF41A" w:rsidR="00DA35F6" w:rsidRDefault="006F59F0" w:rsidP="00DA35F6">
      <w:pPr>
        <w:pStyle w:val="Texto"/>
        <w:rPr>
          <w:ins w:id="23" w:author="Carlos Campos" w:date="2020-07-10T10:46:00Z"/>
        </w:rPr>
      </w:pPr>
      <w:r>
        <w:t>A última fase correspondeu</w:t>
      </w:r>
      <w:del w:id="24" w:author="Carlos Campos" w:date="2020-07-10T11:55:00Z">
        <w:r w:rsidDel="000354B9">
          <w:delText xml:space="preserve"> á </w:delText>
        </w:r>
      </w:del>
      <w:ins w:id="25" w:author="Carlos Campos" w:date="2020-07-10T11:55:00Z">
        <w:r w:rsidR="000354B9">
          <w:t xml:space="preserve"> </w:t>
        </w:r>
        <w:del w:id="26" w:author="Andre Marques" w:date="2020-07-12T15:49:00Z">
          <w:r w:rsidR="000354B9" w:rsidDel="004C6011">
            <w:delText xml:space="preserve">à  </w:delText>
          </w:r>
        </w:del>
      </w:ins>
      <w:del w:id="27" w:author="Andre Marques" w:date="2020-07-12T15:49:00Z">
        <w:r w:rsidDel="004C6011">
          <w:delText>implementação</w:delText>
        </w:r>
      </w:del>
      <w:ins w:id="28" w:author="Andre Marques" w:date="2020-07-12T15:49:00Z">
        <w:r w:rsidR="004C6011">
          <w:t>à implementação</w:t>
        </w:r>
      </w:ins>
      <w:r>
        <w:t xml:space="preserve"> de uma interface gráfica web que </w:t>
      </w:r>
      <w:r w:rsidR="00392399">
        <w:t xml:space="preserve">permitisse visualizar os dados de forma mais simpática e organizada, que permitisse a sua melhor compreensão por parte dos responsáveis. </w:t>
      </w:r>
    </w:p>
    <w:p w14:paraId="4D3F939F" w14:textId="64908744" w:rsidR="00056571" w:rsidRDefault="00056571" w:rsidP="00DA35F6">
      <w:pPr>
        <w:pStyle w:val="Texto"/>
        <w:rPr>
          <w:ins w:id="29" w:author="Carlos Campos" w:date="2020-07-10T10:47:00Z"/>
        </w:rPr>
      </w:pPr>
      <w:ins w:id="30" w:author="Carlos Campos" w:date="2020-07-10T10:46:00Z">
        <w:r>
          <w:t xml:space="preserve">O resultado deste trabalho foi bastante positivo, a empresa passou a </w:t>
        </w:r>
      </w:ins>
      <w:ins w:id="31" w:author="Carlos Campos" w:date="2020-07-10T10:49:00Z">
        <w:r>
          <w:t>disponibilizar</w:t>
        </w:r>
      </w:ins>
      <w:ins w:id="32" w:author="Carlos Campos" w:date="2020-07-10T10:46:00Z">
        <w:r>
          <w:t xml:space="preserve"> de uma ferramenta de controlo, muito mais amigável e fácil de interagir. </w:t>
        </w:r>
      </w:ins>
      <w:ins w:id="33" w:author="Carlos Campos" w:date="2020-07-10T10:47:00Z">
        <w:r>
          <w:t>Os funcionários passaram a ter acesso aos dados de produção em tempo real.</w:t>
        </w:r>
      </w:ins>
    </w:p>
    <w:p w14:paraId="3BCE4887" w14:textId="1284CEE7" w:rsidR="00056571" w:rsidRPr="000354B9" w:rsidRDefault="00056571" w:rsidP="00DA35F6">
      <w:pPr>
        <w:pStyle w:val="Texto"/>
        <w:rPr>
          <w:lang w:val="en-US"/>
          <w:rPrChange w:id="34" w:author="Carlos Campos" w:date="2020-07-10T11:54:00Z">
            <w:rPr/>
          </w:rPrChange>
        </w:rPr>
      </w:pPr>
      <w:ins w:id="35" w:author="Carlos Campos" w:date="2020-07-10T10:47:00Z">
        <w:r w:rsidRPr="000354B9">
          <w:rPr>
            <w:lang w:val="en-US"/>
            <w:rPrChange w:id="36" w:author="Carlos Campos" w:date="2020-07-10T11:54:00Z">
              <w:rPr/>
            </w:rPrChange>
          </w:rPr>
          <w:t>….</w:t>
        </w:r>
      </w:ins>
    </w:p>
    <w:p w14:paraId="68BF4577" w14:textId="77777777" w:rsidR="0087727C" w:rsidRPr="00D63771" w:rsidRDefault="00ED39FE" w:rsidP="00FF60D4">
      <w:pPr>
        <w:pStyle w:val="Keywords"/>
        <w:rPr>
          <w:lang w:val="en-US"/>
          <w:rPrChange w:id="37" w:author="Carlos Campos" w:date="2020-07-08T09:35:00Z">
            <w:rPr/>
          </w:rPrChange>
        </w:rPr>
      </w:pPr>
      <w:proofErr w:type="spellStart"/>
      <w:r w:rsidRPr="00D63771">
        <w:rPr>
          <w:lang w:val="en-US"/>
          <w:rPrChange w:id="38" w:author="Carlos Campos" w:date="2020-07-08T09:35:00Z">
            <w:rPr/>
          </w:rPrChange>
        </w:rPr>
        <w:t>Palavras-Chave</w:t>
      </w:r>
      <w:proofErr w:type="spellEnd"/>
    </w:p>
    <w:p w14:paraId="734A38D4" w14:textId="44C71299" w:rsidR="00FE39A2" w:rsidRPr="00056571" w:rsidRDefault="005807D5" w:rsidP="00C706B5">
      <w:pPr>
        <w:rPr>
          <w:lang w:val="en-US"/>
          <w:rPrChange w:id="39" w:author="Carlos Campos" w:date="2020-07-10T10:49:00Z">
            <w:rPr/>
          </w:rPrChange>
        </w:rPr>
      </w:pPr>
      <w:r w:rsidRPr="00D63771">
        <w:rPr>
          <w:lang w:val="en-US"/>
          <w:rPrChange w:id="40" w:author="Carlos Campos" w:date="2020-07-08T09:35:00Z">
            <w:rPr/>
          </w:rPrChange>
        </w:rPr>
        <w:t xml:space="preserve">JavaScript, Python, MySQL, </w:t>
      </w:r>
      <w:del w:id="41" w:author="Carlos Campos" w:date="2020-07-10T10:48:00Z">
        <w:r w:rsidRPr="00D63771" w:rsidDel="00056571">
          <w:rPr>
            <w:lang w:val="en-US"/>
            <w:rPrChange w:id="42" w:author="Carlos Campos" w:date="2020-07-08T09:35:00Z">
              <w:rPr/>
            </w:rPrChange>
          </w:rPr>
          <w:delText xml:space="preserve">PHP, </w:delText>
        </w:r>
      </w:del>
      <w:del w:id="43" w:author="Carlos Campos" w:date="2020-07-10T10:47:00Z">
        <w:r w:rsidRPr="00D63771" w:rsidDel="00056571">
          <w:rPr>
            <w:lang w:val="en-US"/>
            <w:rPrChange w:id="44" w:author="Carlos Campos" w:date="2020-07-08T09:35:00Z">
              <w:rPr/>
            </w:rPrChange>
          </w:rPr>
          <w:delText xml:space="preserve">DOM, </w:delText>
        </w:r>
      </w:del>
      <w:r w:rsidRPr="00D63771">
        <w:rPr>
          <w:lang w:val="en-US"/>
          <w:rPrChange w:id="45" w:author="Carlos Campos" w:date="2020-07-08T09:35:00Z">
            <w:rPr/>
          </w:rPrChange>
        </w:rPr>
        <w:t xml:space="preserve">Back-end, Front-end, </w:t>
      </w:r>
      <w:del w:id="46" w:author="Carlos Campos" w:date="2020-07-10T10:47:00Z">
        <w:r w:rsidRPr="00D63771" w:rsidDel="00056571">
          <w:rPr>
            <w:lang w:val="en-US"/>
            <w:rPrChange w:id="47" w:author="Carlos Campos" w:date="2020-07-08T09:35:00Z">
              <w:rPr/>
            </w:rPrChange>
          </w:rPr>
          <w:delText xml:space="preserve">C++, </w:delText>
        </w:r>
      </w:del>
      <w:del w:id="48" w:author="Carlos Campos" w:date="2020-07-10T10:48:00Z">
        <w:r w:rsidRPr="00D63771" w:rsidDel="00056571">
          <w:rPr>
            <w:lang w:val="en-US"/>
            <w:rPrChange w:id="49" w:author="Carlos Campos" w:date="2020-07-08T09:35:00Z">
              <w:rPr/>
            </w:rPrChange>
          </w:rPr>
          <w:delText>Flask, Django, HTTP, XMl, servidor, cliente</w:delText>
        </w:r>
      </w:del>
      <w:r w:rsidRPr="00D63771">
        <w:rPr>
          <w:lang w:val="en-US"/>
          <w:rPrChange w:id="50" w:author="Carlos Campos" w:date="2020-07-08T09:35:00Z">
            <w:rPr/>
          </w:rPrChange>
        </w:rPr>
        <w:t>, JQUERY, JSON</w:t>
      </w:r>
      <w:bookmarkEnd w:id="18"/>
      <w:r w:rsidR="00C723AF" w:rsidRPr="000354B9">
        <w:rPr>
          <w:lang w:val="en-US"/>
          <w:rPrChange w:id="51" w:author="Carlos Campos" w:date="2020-07-10T11:54:00Z">
            <w:rPr/>
          </w:rPrChange>
        </w:rPr>
        <w:br w:type="page"/>
      </w:r>
    </w:p>
    <w:p w14:paraId="01730B64" w14:textId="77777777" w:rsidR="00E00361" w:rsidRPr="000354B9" w:rsidRDefault="00E00361" w:rsidP="00C706B5">
      <w:pPr>
        <w:rPr>
          <w:lang w:val="en-US"/>
          <w:rPrChange w:id="52" w:author="Carlos Campos" w:date="2020-07-10T11:54:00Z">
            <w:rPr/>
          </w:rPrChange>
        </w:rPr>
        <w:sectPr w:rsidR="00E00361" w:rsidRPr="000354B9" w:rsidSect="00143BC0">
          <w:type w:val="oddPage"/>
          <w:pgSz w:w="11906" w:h="16838" w:code="9"/>
          <w:pgMar w:top="1418" w:right="1418" w:bottom="1418" w:left="1701" w:header="709" w:footer="567" w:gutter="0"/>
          <w:pgNumType w:fmt="lowerRoman"/>
          <w:cols w:space="720"/>
        </w:sectPr>
      </w:pPr>
    </w:p>
    <w:p w14:paraId="35889DDF" w14:textId="17A233C7" w:rsidR="00FE39A2" w:rsidRPr="000354B9" w:rsidRDefault="00FE39A2" w:rsidP="003647A9">
      <w:pPr>
        <w:pStyle w:val="Secononumerada"/>
        <w:rPr>
          <w:lang w:val="en-US"/>
          <w:rPrChange w:id="53" w:author="Carlos Campos" w:date="2020-07-10T11:54:00Z">
            <w:rPr>
              <w:lang w:val="en-GB"/>
            </w:rPr>
          </w:rPrChange>
        </w:rPr>
      </w:pPr>
      <w:bookmarkStart w:id="54" w:name="_Toc444444292"/>
      <w:r w:rsidRPr="000354B9">
        <w:rPr>
          <w:lang w:val="en-US"/>
          <w:rPrChange w:id="55" w:author="Carlos Campos" w:date="2020-07-10T11:54:00Z">
            <w:rPr>
              <w:lang w:val="en-GB"/>
            </w:rPr>
          </w:rPrChange>
        </w:rPr>
        <w:lastRenderedPageBreak/>
        <w:t>Abstract</w:t>
      </w:r>
      <w:bookmarkEnd w:id="54"/>
      <w:ins w:id="56" w:author="Carlos Campos" w:date="2020-07-10T10:49:00Z">
        <w:del w:id="57" w:author="Andre Marques" w:date="2020-07-12T15:49:00Z">
          <w:r w:rsidR="00056571" w:rsidRPr="000354B9" w:rsidDel="004C6011">
            <w:rPr>
              <w:lang w:val="en-US"/>
              <w:rPrChange w:id="58" w:author="Carlos Campos" w:date="2020-07-10T11:54:00Z">
                <w:rPr>
                  <w:lang w:val="en-GB"/>
                </w:rPr>
              </w:rPrChange>
            </w:rPr>
            <w:delText xml:space="preserve"> igual ao PT</w:delText>
          </w:r>
        </w:del>
      </w:ins>
    </w:p>
    <w:p w14:paraId="6FB6F656" w14:textId="77777777" w:rsidR="000F234A" w:rsidRPr="000F234A" w:rsidRDefault="000F234A" w:rsidP="000F234A">
      <w:pPr>
        <w:pStyle w:val="Keywords"/>
        <w:rPr>
          <w:b w:val="0"/>
          <w:bCs w:val="0"/>
          <w:i w:val="0"/>
          <w:iCs/>
          <w:lang w:val="en-GB"/>
        </w:rPr>
      </w:pPr>
      <w:bookmarkStart w:id="59" w:name="_Hlk45466011"/>
      <w:r w:rsidRPr="000F234A">
        <w:rPr>
          <w:b w:val="0"/>
          <w:bCs w:val="0"/>
          <w:i w:val="0"/>
          <w:iCs/>
          <w:lang w:val="en-GB"/>
        </w:rPr>
        <w:t>In the work carried out it was proposed to design and implement a system that would provide a better control of the different production lines, it was intended that the system would shorten the need for production control and supervision, reduce the downtime of the lines, and increase the control quality, with the objective of improving production yield.</w:t>
      </w:r>
    </w:p>
    <w:p w14:paraId="591539F3" w14:textId="77777777" w:rsidR="000F234A" w:rsidRPr="000F234A" w:rsidRDefault="000F234A" w:rsidP="000F234A">
      <w:pPr>
        <w:pStyle w:val="Keywords"/>
        <w:rPr>
          <w:b w:val="0"/>
          <w:bCs w:val="0"/>
          <w:i w:val="0"/>
          <w:iCs/>
          <w:lang w:val="en-GB"/>
        </w:rPr>
      </w:pPr>
      <w:r w:rsidRPr="000F234A">
        <w:rPr>
          <w:b w:val="0"/>
          <w:bCs w:val="0"/>
          <w:i w:val="0"/>
          <w:iCs/>
          <w:lang w:val="en-GB"/>
        </w:rPr>
        <w:t>The project was divided into three main parts, the first consisted of converting the previously existing system to work on a machine with a Linux-based operating system.</w:t>
      </w:r>
    </w:p>
    <w:p w14:paraId="1E5D1119" w14:textId="77777777" w:rsidR="000F234A" w:rsidRPr="000F234A" w:rsidRDefault="000F234A" w:rsidP="000F234A">
      <w:pPr>
        <w:pStyle w:val="Keywords"/>
        <w:rPr>
          <w:b w:val="0"/>
          <w:bCs w:val="0"/>
          <w:i w:val="0"/>
          <w:iCs/>
          <w:lang w:val="en-GB"/>
        </w:rPr>
      </w:pPr>
      <w:r w:rsidRPr="000F234A">
        <w:rPr>
          <w:b w:val="0"/>
          <w:bCs w:val="0"/>
          <w:i w:val="0"/>
          <w:iCs/>
          <w:lang w:val="en-GB"/>
        </w:rPr>
        <w:t>The second part consisted of the realization of a web interface that made available, in real time, the output data of the production control system to the employees and the supervisor.</w:t>
      </w:r>
    </w:p>
    <w:p w14:paraId="4613213E" w14:textId="73659C2F" w:rsidR="000F234A" w:rsidRPr="000F234A" w:rsidRDefault="000F234A" w:rsidP="000F234A">
      <w:pPr>
        <w:pStyle w:val="Keywords"/>
        <w:rPr>
          <w:b w:val="0"/>
          <w:bCs w:val="0"/>
          <w:i w:val="0"/>
          <w:iCs/>
          <w:lang w:val="en-GB"/>
        </w:rPr>
      </w:pPr>
      <w:r w:rsidRPr="000F234A">
        <w:rPr>
          <w:b w:val="0"/>
          <w:bCs w:val="0"/>
          <w:i w:val="0"/>
          <w:iCs/>
          <w:lang w:val="en-GB"/>
        </w:rPr>
        <w:t>The last phase corresponded to the implementation of a graphical web interface that would allow data to be viewed in a more sympathetic and organized way, which would allow its better understanding by those responsible.</w:t>
      </w:r>
    </w:p>
    <w:p w14:paraId="5EBC72CA" w14:textId="36DC8CD2" w:rsidR="00FE39A2" w:rsidRPr="002B05A6" w:rsidRDefault="00E110D1" w:rsidP="00A16F29">
      <w:pPr>
        <w:pStyle w:val="Keywords"/>
        <w:rPr>
          <w:lang w:val="en-GB"/>
        </w:rPr>
      </w:pPr>
      <w:r w:rsidRPr="002B05A6">
        <w:rPr>
          <w:lang w:val="en-GB"/>
        </w:rPr>
        <w:t>Keyw</w:t>
      </w:r>
      <w:r w:rsidR="00FE39A2" w:rsidRPr="002B05A6">
        <w:rPr>
          <w:lang w:val="en-GB"/>
        </w:rPr>
        <w:t>ords</w:t>
      </w:r>
    </w:p>
    <w:p w14:paraId="5E81C969" w14:textId="5FA2C976" w:rsidR="008D34CD" w:rsidRPr="00D63771" w:rsidRDefault="005807D5" w:rsidP="00A16F29">
      <w:pPr>
        <w:pStyle w:val="Texto"/>
        <w:rPr>
          <w:lang w:val="en-US"/>
          <w:rPrChange w:id="60" w:author="Carlos Campos" w:date="2020-07-08T09:35:00Z">
            <w:rPr/>
          </w:rPrChange>
        </w:rPr>
      </w:pPr>
      <w:r w:rsidRPr="00D63771">
        <w:rPr>
          <w:lang w:val="en-US"/>
          <w:rPrChange w:id="61" w:author="Carlos Campos" w:date="2020-07-08T09:35:00Z">
            <w:rPr/>
          </w:rPrChange>
        </w:rPr>
        <w:t xml:space="preserve">JavaScript, Python, MySQL, </w:t>
      </w:r>
      <w:del w:id="62" w:author="Carlos Campos" w:date="2020-07-10T10:49:00Z">
        <w:r w:rsidRPr="00D63771" w:rsidDel="00056571">
          <w:rPr>
            <w:lang w:val="en-US"/>
            <w:rPrChange w:id="63" w:author="Carlos Campos" w:date="2020-07-08T09:35:00Z">
              <w:rPr/>
            </w:rPrChange>
          </w:rPr>
          <w:delText xml:space="preserve">PHP, DOM, </w:delText>
        </w:r>
      </w:del>
      <w:r w:rsidRPr="00D63771">
        <w:rPr>
          <w:lang w:val="en-US"/>
          <w:rPrChange w:id="64" w:author="Carlos Campos" w:date="2020-07-08T09:35:00Z">
            <w:rPr/>
          </w:rPrChange>
        </w:rPr>
        <w:t xml:space="preserve">Back-end, Front-end, </w:t>
      </w:r>
      <w:del w:id="65" w:author="Carlos Campos" w:date="2020-07-10T10:49:00Z">
        <w:r w:rsidRPr="00D63771" w:rsidDel="00056571">
          <w:rPr>
            <w:lang w:val="en-US"/>
            <w:rPrChange w:id="66" w:author="Carlos Campos" w:date="2020-07-08T09:35:00Z">
              <w:rPr/>
            </w:rPrChange>
          </w:rPr>
          <w:delText xml:space="preserve">C++, Flask, Django, </w:delText>
        </w:r>
        <w:r w:rsidR="008D34CD" w:rsidRPr="00D63771" w:rsidDel="00056571">
          <w:rPr>
            <w:lang w:val="en-US"/>
            <w:rPrChange w:id="67" w:author="Carlos Campos" w:date="2020-07-08T09:35:00Z">
              <w:rPr/>
            </w:rPrChange>
          </w:rPr>
          <w:delText xml:space="preserve">HTTP, XMl, server, client, </w:delText>
        </w:r>
      </w:del>
      <w:r w:rsidR="008D34CD" w:rsidRPr="00D63771">
        <w:rPr>
          <w:lang w:val="en-US"/>
          <w:rPrChange w:id="68" w:author="Carlos Campos" w:date="2020-07-08T09:35:00Z">
            <w:rPr/>
          </w:rPrChange>
        </w:rPr>
        <w:t xml:space="preserve">JQUERY, JSON </w:t>
      </w:r>
    </w:p>
    <w:bookmarkEnd w:id="59"/>
    <w:p w14:paraId="72170EC1" w14:textId="6C49990F" w:rsidR="00561C54" w:rsidRPr="00D63771" w:rsidRDefault="00C723AF" w:rsidP="00A16F29">
      <w:pPr>
        <w:pStyle w:val="Texto"/>
        <w:rPr>
          <w:lang w:val="en-US"/>
          <w:rPrChange w:id="69" w:author="Carlos Campos" w:date="2020-07-08T09:35:00Z">
            <w:rPr/>
          </w:rPrChange>
        </w:rPr>
        <w:sectPr w:rsidR="00561C54" w:rsidRPr="00D63771" w:rsidSect="00143BC0">
          <w:type w:val="oddPage"/>
          <w:pgSz w:w="11906" w:h="16838" w:code="9"/>
          <w:pgMar w:top="1418" w:right="1418" w:bottom="1418" w:left="1701" w:header="709" w:footer="567" w:gutter="0"/>
          <w:pgNumType w:fmt="lowerRoman"/>
          <w:cols w:space="720"/>
        </w:sectPr>
      </w:pPr>
      <w:r>
        <w:rPr>
          <w:lang w:val="en-GB"/>
        </w:rPr>
        <w:br w:type="page"/>
      </w:r>
      <w:r w:rsidR="00E110D1" w:rsidRPr="007B6A73">
        <w:rPr>
          <w:lang w:val="en-GB"/>
        </w:rPr>
        <w:lastRenderedPageBreak/>
        <w:t xml:space="preserve"> </w:t>
      </w:r>
    </w:p>
    <w:p w14:paraId="799DF008" w14:textId="77777777" w:rsidR="001B6414" w:rsidRPr="002F48AC" w:rsidRDefault="001B6414" w:rsidP="003647A9">
      <w:pPr>
        <w:pStyle w:val="Secononumerada"/>
      </w:pPr>
      <w:bookmarkStart w:id="70" w:name="_Toc444444293"/>
      <w:r w:rsidRPr="002F48AC">
        <w:lastRenderedPageBreak/>
        <w:t>Índice</w:t>
      </w:r>
      <w:bookmarkEnd w:id="70"/>
    </w:p>
    <w:p w14:paraId="3B0E4EBB" w14:textId="77777777" w:rsidR="00F53A65" w:rsidRDefault="008B7C94">
      <w:pPr>
        <w:pStyle w:val="ndice1"/>
        <w:tabs>
          <w:tab w:val="right" w:leader="dot" w:pos="8777"/>
        </w:tabs>
        <w:rPr>
          <w:rFonts w:asciiTheme="minorHAnsi" w:eastAsiaTheme="minorEastAsia" w:hAnsiTheme="minorHAnsi" w:cstheme="minorBidi"/>
          <w:b w:val="0"/>
          <w:bCs w:val="0"/>
          <w:caps w:val="0"/>
          <w:noProof/>
          <w:sz w:val="22"/>
          <w:szCs w:val="22"/>
          <w:lang w:eastAsia="pt-PT"/>
        </w:rPr>
      </w:pPr>
      <w:r>
        <w:rPr>
          <w:bCs w:val="0"/>
          <w:caps w:val="0"/>
          <w:sz w:val="24"/>
          <w:szCs w:val="24"/>
        </w:rPr>
        <w:fldChar w:fldCharType="begin"/>
      </w:r>
      <w:r w:rsidR="00515961">
        <w:rPr>
          <w:bCs w:val="0"/>
          <w:caps w:val="0"/>
          <w:sz w:val="24"/>
          <w:szCs w:val="24"/>
        </w:rPr>
        <w:instrText xml:space="preserve"> TOC \t "Secção numerada;1;Secção não numerada;1;Subsecção numerada;2;Anexo;1" </w:instrText>
      </w:r>
      <w:r>
        <w:rPr>
          <w:bCs w:val="0"/>
          <w:caps w:val="0"/>
          <w:sz w:val="24"/>
          <w:szCs w:val="24"/>
        </w:rPr>
        <w:fldChar w:fldCharType="separate"/>
      </w:r>
      <w:r w:rsidR="00F53A65">
        <w:rPr>
          <w:noProof/>
        </w:rPr>
        <w:t>Agradecimentos</w:t>
      </w:r>
      <w:r w:rsidR="00F53A65">
        <w:rPr>
          <w:noProof/>
        </w:rPr>
        <w:tab/>
      </w:r>
      <w:r>
        <w:rPr>
          <w:noProof/>
        </w:rPr>
        <w:fldChar w:fldCharType="begin"/>
      </w:r>
      <w:r w:rsidR="00F53A65">
        <w:rPr>
          <w:noProof/>
        </w:rPr>
        <w:instrText xml:space="preserve"> PAGEREF _Toc444444290 \h </w:instrText>
      </w:r>
      <w:r>
        <w:rPr>
          <w:noProof/>
        </w:rPr>
      </w:r>
      <w:r>
        <w:rPr>
          <w:noProof/>
        </w:rPr>
        <w:fldChar w:fldCharType="separate"/>
      </w:r>
      <w:r w:rsidR="00F53A65">
        <w:rPr>
          <w:noProof/>
        </w:rPr>
        <w:t>i</w:t>
      </w:r>
      <w:r>
        <w:rPr>
          <w:noProof/>
        </w:rPr>
        <w:fldChar w:fldCharType="end"/>
      </w:r>
    </w:p>
    <w:p w14:paraId="2EEF1E19"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Resumo</w:t>
      </w:r>
      <w:r>
        <w:rPr>
          <w:noProof/>
        </w:rPr>
        <w:tab/>
      </w:r>
      <w:r w:rsidR="008B7C94">
        <w:rPr>
          <w:noProof/>
        </w:rPr>
        <w:fldChar w:fldCharType="begin"/>
      </w:r>
      <w:r>
        <w:rPr>
          <w:noProof/>
        </w:rPr>
        <w:instrText xml:space="preserve"> PAGEREF _Toc444444291 \h </w:instrText>
      </w:r>
      <w:r w:rsidR="008B7C94">
        <w:rPr>
          <w:noProof/>
        </w:rPr>
      </w:r>
      <w:r w:rsidR="008B7C94">
        <w:rPr>
          <w:noProof/>
        </w:rPr>
        <w:fldChar w:fldCharType="separate"/>
      </w:r>
      <w:r>
        <w:rPr>
          <w:noProof/>
        </w:rPr>
        <w:t>iii</w:t>
      </w:r>
      <w:r w:rsidR="008B7C94">
        <w:rPr>
          <w:noProof/>
        </w:rPr>
        <w:fldChar w:fldCharType="end"/>
      </w:r>
    </w:p>
    <w:p w14:paraId="26626778"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Abstract</w:t>
      </w:r>
      <w:r>
        <w:rPr>
          <w:noProof/>
        </w:rPr>
        <w:tab/>
      </w:r>
      <w:r w:rsidR="008B7C94">
        <w:rPr>
          <w:noProof/>
        </w:rPr>
        <w:fldChar w:fldCharType="begin"/>
      </w:r>
      <w:r>
        <w:rPr>
          <w:noProof/>
        </w:rPr>
        <w:instrText xml:space="preserve"> PAGEREF _Toc444444292 \h </w:instrText>
      </w:r>
      <w:r w:rsidR="008B7C94">
        <w:rPr>
          <w:noProof/>
        </w:rPr>
      </w:r>
      <w:r w:rsidR="008B7C94">
        <w:rPr>
          <w:noProof/>
        </w:rPr>
        <w:fldChar w:fldCharType="separate"/>
      </w:r>
      <w:r>
        <w:rPr>
          <w:noProof/>
        </w:rPr>
        <w:t>v</w:t>
      </w:r>
      <w:r w:rsidR="008B7C94">
        <w:rPr>
          <w:noProof/>
        </w:rPr>
        <w:fldChar w:fldCharType="end"/>
      </w:r>
    </w:p>
    <w:p w14:paraId="28283DE3"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w:t>
      </w:r>
      <w:r>
        <w:rPr>
          <w:noProof/>
        </w:rPr>
        <w:tab/>
      </w:r>
      <w:r w:rsidR="008B7C94">
        <w:rPr>
          <w:noProof/>
        </w:rPr>
        <w:fldChar w:fldCharType="begin"/>
      </w:r>
      <w:r>
        <w:rPr>
          <w:noProof/>
        </w:rPr>
        <w:instrText xml:space="preserve"> PAGEREF _Toc444444293 \h </w:instrText>
      </w:r>
      <w:r w:rsidR="008B7C94">
        <w:rPr>
          <w:noProof/>
        </w:rPr>
      </w:r>
      <w:r w:rsidR="008B7C94">
        <w:rPr>
          <w:noProof/>
        </w:rPr>
        <w:fldChar w:fldCharType="separate"/>
      </w:r>
      <w:r>
        <w:rPr>
          <w:noProof/>
        </w:rPr>
        <w:t>vii</w:t>
      </w:r>
      <w:r w:rsidR="008B7C94">
        <w:rPr>
          <w:noProof/>
        </w:rPr>
        <w:fldChar w:fldCharType="end"/>
      </w:r>
    </w:p>
    <w:p w14:paraId="2ADAF865"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Figuras</w:t>
      </w:r>
      <w:r>
        <w:rPr>
          <w:noProof/>
        </w:rPr>
        <w:tab/>
      </w:r>
      <w:r w:rsidR="008B7C94">
        <w:rPr>
          <w:noProof/>
        </w:rPr>
        <w:fldChar w:fldCharType="begin"/>
      </w:r>
      <w:r>
        <w:rPr>
          <w:noProof/>
        </w:rPr>
        <w:instrText xml:space="preserve"> PAGEREF _Toc444444294 \h </w:instrText>
      </w:r>
      <w:r w:rsidR="008B7C94">
        <w:rPr>
          <w:noProof/>
        </w:rPr>
      </w:r>
      <w:r w:rsidR="008B7C94">
        <w:rPr>
          <w:noProof/>
        </w:rPr>
        <w:fldChar w:fldCharType="separate"/>
      </w:r>
      <w:r>
        <w:rPr>
          <w:noProof/>
        </w:rPr>
        <w:t>ix</w:t>
      </w:r>
      <w:r w:rsidR="008B7C94">
        <w:rPr>
          <w:noProof/>
        </w:rPr>
        <w:fldChar w:fldCharType="end"/>
      </w:r>
    </w:p>
    <w:p w14:paraId="2D7806B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Tabelas</w:t>
      </w:r>
      <w:r>
        <w:rPr>
          <w:noProof/>
        </w:rPr>
        <w:tab/>
      </w:r>
      <w:r w:rsidR="008B7C94">
        <w:rPr>
          <w:noProof/>
        </w:rPr>
        <w:fldChar w:fldCharType="begin"/>
      </w:r>
      <w:r>
        <w:rPr>
          <w:noProof/>
        </w:rPr>
        <w:instrText xml:space="preserve"> PAGEREF _Toc444444295 \h </w:instrText>
      </w:r>
      <w:r w:rsidR="008B7C94">
        <w:rPr>
          <w:noProof/>
        </w:rPr>
      </w:r>
      <w:r w:rsidR="008B7C94">
        <w:rPr>
          <w:noProof/>
        </w:rPr>
        <w:fldChar w:fldCharType="separate"/>
      </w:r>
      <w:r>
        <w:rPr>
          <w:noProof/>
        </w:rPr>
        <w:t>xi</w:t>
      </w:r>
      <w:r w:rsidR="008B7C94">
        <w:rPr>
          <w:noProof/>
        </w:rPr>
        <w:fldChar w:fldCharType="end"/>
      </w:r>
    </w:p>
    <w:p w14:paraId="70A78EDF" w14:textId="77777777" w:rsidR="00F53A65" w:rsidRDefault="00F53A65">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Acrónimos</w:t>
      </w:r>
      <w:r>
        <w:rPr>
          <w:noProof/>
        </w:rPr>
        <w:tab/>
      </w:r>
      <w:r w:rsidR="008B7C94">
        <w:rPr>
          <w:noProof/>
        </w:rPr>
        <w:fldChar w:fldCharType="begin"/>
      </w:r>
      <w:r>
        <w:rPr>
          <w:noProof/>
        </w:rPr>
        <w:instrText xml:space="preserve"> PAGEREF _Toc444444296 \h </w:instrText>
      </w:r>
      <w:r w:rsidR="008B7C94">
        <w:rPr>
          <w:noProof/>
        </w:rPr>
      </w:r>
      <w:r w:rsidR="008B7C94">
        <w:rPr>
          <w:noProof/>
        </w:rPr>
        <w:fldChar w:fldCharType="separate"/>
      </w:r>
      <w:r>
        <w:rPr>
          <w:noProof/>
        </w:rPr>
        <w:t>xiii</w:t>
      </w:r>
      <w:r w:rsidR="008B7C94">
        <w:rPr>
          <w:noProof/>
        </w:rPr>
        <w:fldChar w:fldCharType="end"/>
      </w:r>
    </w:p>
    <w:p w14:paraId="6720F7C5" w14:textId="77777777"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1.</w:t>
      </w:r>
      <w:r>
        <w:rPr>
          <w:rFonts w:asciiTheme="minorHAnsi" w:eastAsiaTheme="minorEastAsia" w:hAnsiTheme="minorHAnsi" w:cstheme="minorBidi"/>
          <w:b w:val="0"/>
          <w:bCs w:val="0"/>
          <w:caps w:val="0"/>
          <w:noProof/>
          <w:sz w:val="22"/>
          <w:szCs w:val="22"/>
          <w:lang w:eastAsia="pt-PT"/>
        </w:rPr>
        <w:tab/>
      </w:r>
      <w:r>
        <w:rPr>
          <w:noProof/>
        </w:rPr>
        <w:t>Introdução</w:t>
      </w:r>
      <w:r>
        <w:rPr>
          <w:noProof/>
        </w:rPr>
        <w:tab/>
      </w:r>
      <w:r w:rsidR="008B7C94">
        <w:rPr>
          <w:noProof/>
        </w:rPr>
        <w:fldChar w:fldCharType="begin"/>
      </w:r>
      <w:r>
        <w:rPr>
          <w:noProof/>
        </w:rPr>
        <w:instrText xml:space="preserve"> PAGEREF _Toc444444297 \h </w:instrText>
      </w:r>
      <w:r w:rsidR="008B7C94">
        <w:rPr>
          <w:noProof/>
        </w:rPr>
      </w:r>
      <w:r w:rsidR="008B7C94">
        <w:rPr>
          <w:noProof/>
        </w:rPr>
        <w:fldChar w:fldCharType="separate"/>
      </w:r>
      <w:r>
        <w:rPr>
          <w:noProof/>
        </w:rPr>
        <w:t>1</w:t>
      </w:r>
      <w:r w:rsidR="008B7C94">
        <w:rPr>
          <w:noProof/>
        </w:rPr>
        <w:fldChar w:fldCharType="end"/>
      </w:r>
    </w:p>
    <w:p w14:paraId="76CE3D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1.1.</w:t>
      </w:r>
      <w:r>
        <w:rPr>
          <w:rFonts w:asciiTheme="minorHAnsi" w:eastAsiaTheme="minorEastAsia" w:hAnsiTheme="minorHAnsi" w:cstheme="minorBidi"/>
          <w:smallCaps w:val="0"/>
          <w:noProof/>
          <w:sz w:val="22"/>
          <w:szCs w:val="22"/>
          <w:lang w:eastAsia="pt-PT"/>
        </w:rPr>
        <w:tab/>
      </w:r>
      <w:r>
        <w:rPr>
          <w:noProof/>
        </w:rPr>
        <w:t>Contextualização</w:t>
      </w:r>
      <w:r>
        <w:rPr>
          <w:noProof/>
        </w:rPr>
        <w:tab/>
      </w:r>
      <w:r w:rsidR="008B7C94">
        <w:rPr>
          <w:noProof/>
        </w:rPr>
        <w:fldChar w:fldCharType="begin"/>
      </w:r>
      <w:r>
        <w:rPr>
          <w:noProof/>
        </w:rPr>
        <w:instrText xml:space="preserve"> PAGEREF _Toc444444298 \h </w:instrText>
      </w:r>
      <w:r w:rsidR="008B7C94">
        <w:rPr>
          <w:noProof/>
        </w:rPr>
      </w:r>
      <w:r w:rsidR="008B7C94">
        <w:rPr>
          <w:noProof/>
        </w:rPr>
        <w:fldChar w:fldCharType="separate"/>
      </w:r>
      <w:r>
        <w:rPr>
          <w:noProof/>
        </w:rPr>
        <w:t>3</w:t>
      </w:r>
      <w:r w:rsidR="008B7C94">
        <w:rPr>
          <w:noProof/>
        </w:rPr>
        <w:fldChar w:fldCharType="end"/>
      </w:r>
    </w:p>
    <w:p w14:paraId="6107DDB4"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1.2.</w:t>
      </w:r>
      <w:r>
        <w:rPr>
          <w:rFonts w:asciiTheme="minorHAnsi" w:eastAsiaTheme="minorEastAsia" w:hAnsiTheme="minorHAnsi" w:cstheme="minorBidi"/>
          <w:smallCaps w:val="0"/>
          <w:noProof/>
          <w:sz w:val="22"/>
          <w:szCs w:val="22"/>
          <w:lang w:eastAsia="pt-PT"/>
        </w:rPr>
        <w:tab/>
      </w:r>
      <w:r>
        <w:rPr>
          <w:noProof/>
        </w:rPr>
        <w:t>Objectivos</w:t>
      </w:r>
      <w:r>
        <w:rPr>
          <w:noProof/>
        </w:rPr>
        <w:tab/>
      </w:r>
      <w:r w:rsidR="008B7C94">
        <w:rPr>
          <w:noProof/>
        </w:rPr>
        <w:fldChar w:fldCharType="begin"/>
      </w:r>
      <w:r>
        <w:rPr>
          <w:noProof/>
        </w:rPr>
        <w:instrText xml:space="preserve"> PAGEREF _Toc444444299 \h </w:instrText>
      </w:r>
      <w:r w:rsidR="008B7C94">
        <w:rPr>
          <w:noProof/>
        </w:rPr>
      </w:r>
      <w:r w:rsidR="008B7C94">
        <w:rPr>
          <w:noProof/>
        </w:rPr>
        <w:fldChar w:fldCharType="separate"/>
      </w:r>
      <w:r>
        <w:rPr>
          <w:noProof/>
        </w:rPr>
        <w:t>4</w:t>
      </w:r>
      <w:r w:rsidR="008B7C94">
        <w:rPr>
          <w:noProof/>
        </w:rPr>
        <w:fldChar w:fldCharType="end"/>
      </w:r>
    </w:p>
    <w:p w14:paraId="05D12A0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1.3.</w:t>
      </w:r>
      <w:r>
        <w:rPr>
          <w:rFonts w:asciiTheme="minorHAnsi" w:eastAsiaTheme="minorEastAsia" w:hAnsiTheme="minorHAnsi" w:cstheme="minorBidi"/>
          <w:smallCaps w:val="0"/>
          <w:noProof/>
          <w:sz w:val="22"/>
          <w:szCs w:val="22"/>
          <w:lang w:eastAsia="pt-PT"/>
        </w:rPr>
        <w:tab/>
      </w:r>
      <w:r>
        <w:rPr>
          <w:noProof/>
        </w:rPr>
        <w:t>Calendarização</w:t>
      </w:r>
      <w:r>
        <w:rPr>
          <w:noProof/>
        </w:rPr>
        <w:tab/>
      </w:r>
      <w:r w:rsidR="008B7C94">
        <w:rPr>
          <w:noProof/>
        </w:rPr>
        <w:fldChar w:fldCharType="begin"/>
      </w:r>
      <w:r>
        <w:rPr>
          <w:noProof/>
        </w:rPr>
        <w:instrText xml:space="preserve"> PAGEREF _Toc444444300 \h </w:instrText>
      </w:r>
      <w:r w:rsidR="008B7C94">
        <w:rPr>
          <w:noProof/>
        </w:rPr>
      </w:r>
      <w:r w:rsidR="008B7C94">
        <w:rPr>
          <w:noProof/>
        </w:rPr>
        <w:fldChar w:fldCharType="separate"/>
      </w:r>
      <w:r>
        <w:rPr>
          <w:noProof/>
        </w:rPr>
        <w:t>4</w:t>
      </w:r>
      <w:r w:rsidR="008B7C94">
        <w:rPr>
          <w:noProof/>
        </w:rPr>
        <w:fldChar w:fldCharType="end"/>
      </w:r>
    </w:p>
    <w:p w14:paraId="4445BD4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1.4.</w:t>
      </w:r>
      <w:r>
        <w:rPr>
          <w:rFonts w:asciiTheme="minorHAnsi" w:eastAsiaTheme="minorEastAsia" w:hAnsiTheme="minorHAnsi" w:cstheme="minorBidi"/>
          <w:smallCaps w:val="0"/>
          <w:noProof/>
          <w:sz w:val="22"/>
          <w:szCs w:val="22"/>
          <w:lang w:eastAsia="pt-PT"/>
        </w:rPr>
        <w:tab/>
      </w:r>
      <w:r>
        <w:rPr>
          <w:noProof/>
        </w:rPr>
        <w:t>Organização do relatório</w:t>
      </w:r>
      <w:r>
        <w:rPr>
          <w:noProof/>
        </w:rPr>
        <w:tab/>
      </w:r>
      <w:r w:rsidR="008B7C94">
        <w:rPr>
          <w:noProof/>
        </w:rPr>
        <w:fldChar w:fldCharType="begin"/>
      </w:r>
      <w:r>
        <w:rPr>
          <w:noProof/>
        </w:rPr>
        <w:instrText xml:space="preserve"> PAGEREF _Toc444444301 \h </w:instrText>
      </w:r>
      <w:r w:rsidR="008B7C94">
        <w:rPr>
          <w:noProof/>
        </w:rPr>
      </w:r>
      <w:r w:rsidR="008B7C94">
        <w:rPr>
          <w:noProof/>
        </w:rPr>
        <w:fldChar w:fldCharType="separate"/>
      </w:r>
      <w:r>
        <w:rPr>
          <w:noProof/>
        </w:rPr>
        <w:t>5</w:t>
      </w:r>
      <w:r w:rsidR="008B7C94">
        <w:rPr>
          <w:noProof/>
        </w:rPr>
        <w:fldChar w:fldCharType="end"/>
      </w:r>
    </w:p>
    <w:p w14:paraId="427C6215" w14:textId="2CCC9B72" w:rsidR="00F53A65" w:rsidRDefault="00F53A65">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2.</w:t>
      </w:r>
      <w:r>
        <w:rPr>
          <w:rFonts w:asciiTheme="minorHAnsi" w:eastAsiaTheme="minorEastAsia" w:hAnsiTheme="minorHAnsi" w:cstheme="minorBidi"/>
          <w:b w:val="0"/>
          <w:bCs w:val="0"/>
          <w:caps w:val="0"/>
          <w:noProof/>
          <w:sz w:val="22"/>
          <w:szCs w:val="22"/>
          <w:lang w:eastAsia="pt-PT"/>
        </w:rPr>
        <w:tab/>
      </w:r>
      <w:r w:rsidR="000F234A">
        <w:rPr>
          <w:noProof/>
        </w:rPr>
        <w:t>ARQUITETURA DO SISTEMA</w:t>
      </w:r>
      <w:r>
        <w:rPr>
          <w:noProof/>
        </w:rPr>
        <w:tab/>
      </w:r>
      <w:r w:rsidR="008B7C94">
        <w:rPr>
          <w:noProof/>
        </w:rPr>
        <w:fldChar w:fldCharType="begin"/>
      </w:r>
      <w:r>
        <w:rPr>
          <w:noProof/>
        </w:rPr>
        <w:instrText xml:space="preserve"> PAGEREF _Toc444444302 \h </w:instrText>
      </w:r>
      <w:r w:rsidR="008B7C94">
        <w:rPr>
          <w:noProof/>
        </w:rPr>
      </w:r>
      <w:r w:rsidR="008B7C94">
        <w:rPr>
          <w:noProof/>
        </w:rPr>
        <w:fldChar w:fldCharType="separate"/>
      </w:r>
      <w:r>
        <w:rPr>
          <w:noProof/>
        </w:rPr>
        <w:t>7</w:t>
      </w:r>
      <w:r w:rsidR="008B7C94">
        <w:rPr>
          <w:noProof/>
        </w:rPr>
        <w:fldChar w:fldCharType="end"/>
      </w:r>
    </w:p>
    <w:p w14:paraId="38CB8610" w14:textId="61F564FE" w:rsidR="00F53A65" w:rsidRPr="00D63771" w:rsidRDefault="00F53A65">
      <w:pPr>
        <w:pStyle w:val="ndice2"/>
        <w:tabs>
          <w:tab w:val="left" w:pos="880"/>
          <w:tab w:val="right" w:leader="dot" w:pos="8777"/>
        </w:tabs>
        <w:rPr>
          <w:rFonts w:asciiTheme="minorHAnsi" w:eastAsiaTheme="minorEastAsia" w:hAnsiTheme="minorHAnsi" w:cstheme="minorBidi"/>
          <w:smallCaps w:val="0"/>
          <w:noProof/>
          <w:sz w:val="22"/>
          <w:szCs w:val="22"/>
          <w:lang w:val="en-US" w:eastAsia="pt-PT"/>
          <w:rPrChange w:id="71" w:author="Carlos Campos" w:date="2020-07-08T09:35:00Z">
            <w:rPr>
              <w:rFonts w:asciiTheme="minorHAnsi" w:eastAsiaTheme="minorEastAsia" w:hAnsiTheme="minorHAnsi" w:cstheme="minorBidi"/>
              <w:smallCaps w:val="0"/>
              <w:noProof/>
              <w:sz w:val="22"/>
              <w:szCs w:val="22"/>
              <w:lang w:eastAsia="pt-PT"/>
            </w:rPr>
          </w:rPrChange>
        </w:rPr>
      </w:pPr>
      <w:r w:rsidRPr="00D63771">
        <w:rPr>
          <w:noProof/>
          <w:lang w:val="en-US"/>
          <w:rPrChange w:id="72" w:author="Carlos Campos" w:date="2020-07-08T09:35:00Z">
            <w:rPr>
              <w:noProof/>
            </w:rPr>
          </w:rPrChange>
        </w:rPr>
        <w:t>2.1.</w:t>
      </w:r>
      <w:r w:rsidRPr="00D63771">
        <w:rPr>
          <w:rFonts w:asciiTheme="minorHAnsi" w:eastAsiaTheme="minorEastAsia" w:hAnsiTheme="minorHAnsi" w:cstheme="minorBidi"/>
          <w:smallCaps w:val="0"/>
          <w:noProof/>
          <w:sz w:val="22"/>
          <w:szCs w:val="22"/>
          <w:lang w:val="en-US" w:eastAsia="pt-PT"/>
          <w:rPrChange w:id="73" w:author="Carlos Campos" w:date="2020-07-08T09:35:00Z">
            <w:rPr>
              <w:rFonts w:asciiTheme="minorHAnsi" w:eastAsiaTheme="minorEastAsia" w:hAnsiTheme="minorHAnsi" w:cstheme="minorBidi"/>
              <w:smallCaps w:val="0"/>
              <w:noProof/>
              <w:sz w:val="22"/>
              <w:szCs w:val="22"/>
              <w:lang w:eastAsia="pt-PT"/>
            </w:rPr>
          </w:rPrChange>
        </w:rPr>
        <w:tab/>
      </w:r>
      <w:r w:rsidR="002E1A7F" w:rsidRPr="00D63771">
        <w:rPr>
          <w:noProof/>
          <w:lang w:val="en-US"/>
          <w:rPrChange w:id="74" w:author="Carlos Campos" w:date="2020-07-08T09:35:00Z">
            <w:rPr>
              <w:noProof/>
            </w:rPr>
          </w:rPrChange>
        </w:rPr>
        <w:t>MySQL</w:t>
      </w:r>
      <w:r w:rsidRPr="00D63771">
        <w:rPr>
          <w:noProof/>
          <w:lang w:val="en-US"/>
          <w:rPrChange w:id="75" w:author="Carlos Campos" w:date="2020-07-08T09:35:00Z">
            <w:rPr>
              <w:noProof/>
            </w:rPr>
          </w:rPrChange>
        </w:rPr>
        <w:tab/>
      </w:r>
      <w:r w:rsidR="008B7C94">
        <w:rPr>
          <w:noProof/>
        </w:rPr>
        <w:fldChar w:fldCharType="begin"/>
      </w:r>
      <w:r w:rsidRPr="00D63771">
        <w:rPr>
          <w:noProof/>
          <w:lang w:val="en-US"/>
          <w:rPrChange w:id="76" w:author="Carlos Campos" w:date="2020-07-08T09:35:00Z">
            <w:rPr>
              <w:noProof/>
            </w:rPr>
          </w:rPrChange>
        </w:rPr>
        <w:instrText xml:space="preserve"> PAGEREF _Toc444444303 \h </w:instrText>
      </w:r>
      <w:r w:rsidR="008B7C94">
        <w:rPr>
          <w:noProof/>
        </w:rPr>
      </w:r>
      <w:r w:rsidR="008B7C94">
        <w:rPr>
          <w:noProof/>
        </w:rPr>
        <w:fldChar w:fldCharType="separate"/>
      </w:r>
      <w:r w:rsidRPr="00D63771">
        <w:rPr>
          <w:noProof/>
          <w:lang w:val="en-US"/>
          <w:rPrChange w:id="77" w:author="Carlos Campos" w:date="2020-07-08T09:35:00Z">
            <w:rPr>
              <w:noProof/>
            </w:rPr>
          </w:rPrChange>
        </w:rPr>
        <w:t>8</w:t>
      </w:r>
      <w:r w:rsidR="008B7C94">
        <w:rPr>
          <w:noProof/>
        </w:rPr>
        <w:fldChar w:fldCharType="end"/>
      </w:r>
    </w:p>
    <w:p w14:paraId="72E2E3C2" w14:textId="37864F31" w:rsidR="00F53A65" w:rsidRPr="00D63771" w:rsidRDefault="00F53A65">
      <w:pPr>
        <w:pStyle w:val="ndice2"/>
        <w:tabs>
          <w:tab w:val="left" w:pos="880"/>
          <w:tab w:val="right" w:leader="dot" w:pos="8777"/>
        </w:tabs>
        <w:rPr>
          <w:rFonts w:asciiTheme="minorHAnsi" w:eastAsiaTheme="minorEastAsia" w:hAnsiTheme="minorHAnsi" w:cstheme="minorBidi"/>
          <w:smallCaps w:val="0"/>
          <w:noProof/>
          <w:sz w:val="22"/>
          <w:szCs w:val="22"/>
          <w:lang w:val="en-US" w:eastAsia="pt-PT"/>
          <w:rPrChange w:id="78" w:author="Carlos Campos" w:date="2020-07-08T09:35:00Z">
            <w:rPr>
              <w:rFonts w:asciiTheme="minorHAnsi" w:eastAsiaTheme="minorEastAsia" w:hAnsiTheme="minorHAnsi" w:cstheme="minorBidi"/>
              <w:smallCaps w:val="0"/>
              <w:noProof/>
              <w:sz w:val="22"/>
              <w:szCs w:val="22"/>
              <w:lang w:eastAsia="pt-PT"/>
            </w:rPr>
          </w:rPrChange>
        </w:rPr>
      </w:pPr>
      <w:r w:rsidRPr="00D63771">
        <w:rPr>
          <w:noProof/>
          <w:lang w:val="en-US"/>
          <w:rPrChange w:id="79" w:author="Carlos Campos" w:date="2020-07-08T09:35:00Z">
            <w:rPr>
              <w:noProof/>
            </w:rPr>
          </w:rPrChange>
        </w:rPr>
        <w:t>2.2.</w:t>
      </w:r>
      <w:r w:rsidRPr="00D63771">
        <w:rPr>
          <w:rFonts w:asciiTheme="minorHAnsi" w:eastAsiaTheme="minorEastAsia" w:hAnsiTheme="minorHAnsi" w:cstheme="minorBidi"/>
          <w:smallCaps w:val="0"/>
          <w:noProof/>
          <w:sz w:val="22"/>
          <w:szCs w:val="22"/>
          <w:lang w:val="en-US" w:eastAsia="pt-PT"/>
          <w:rPrChange w:id="80" w:author="Carlos Campos" w:date="2020-07-08T09:35:00Z">
            <w:rPr>
              <w:rFonts w:asciiTheme="minorHAnsi" w:eastAsiaTheme="minorEastAsia" w:hAnsiTheme="minorHAnsi" w:cstheme="minorBidi"/>
              <w:smallCaps w:val="0"/>
              <w:noProof/>
              <w:sz w:val="22"/>
              <w:szCs w:val="22"/>
              <w:lang w:eastAsia="pt-PT"/>
            </w:rPr>
          </w:rPrChange>
        </w:rPr>
        <w:tab/>
      </w:r>
      <w:r w:rsidR="002E1A7F" w:rsidRPr="00D63771">
        <w:rPr>
          <w:noProof/>
          <w:lang w:val="en-US"/>
          <w:rPrChange w:id="81" w:author="Carlos Campos" w:date="2020-07-08T09:35:00Z">
            <w:rPr>
              <w:noProof/>
            </w:rPr>
          </w:rPrChange>
        </w:rPr>
        <w:t>Python</w:t>
      </w:r>
      <w:r w:rsidRPr="00D63771">
        <w:rPr>
          <w:noProof/>
          <w:lang w:val="en-US"/>
          <w:rPrChange w:id="82" w:author="Carlos Campos" w:date="2020-07-08T09:35:00Z">
            <w:rPr>
              <w:noProof/>
            </w:rPr>
          </w:rPrChange>
        </w:rPr>
        <w:tab/>
      </w:r>
      <w:r w:rsidR="008B7C94">
        <w:rPr>
          <w:noProof/>
        </w:rPr>
        <w:fldChar w:fldCharType="begin"/>
      </w:r>
      <w:r w:rsidRPr="00D63771">
        <w:rPr>
          <w:noProof/>
          <w:lang w:val="en-US"/>
          <w:rPrChange w:id="83" w:author="Carlos Campos" w:date="2020-07-08T09:35:00Z">
            <w:rPr>
              <w:noProof/>
            </w:rPr>
          </w:rPrChange>
        </w:rPr>
        <w:instrText xml:space="preserve"> PAGEREF _Toc444444304 \h </w:instrText>
      </w:r>
      <w:r w:rsidR="008B7C94">
        <w:rPr>
          <w:noProof/>
        </w:rPr>
      </w:r>
      <w:r w:rsidR="008B7C94">
        <w:rPr>
          <w:noProof/>
        </w:rPr>
        <w:fldChar w:fldCharType="separate"/>
      </w:r>
      <w:r w:rsidRPr="00D63771">
        <w:rPr>
          <w:noProof/>
          <w:lang w:val="en-US"/>
          <w:rPrChange w:id="84" w:author="Carlos Campos" w:date="2020-07-08T09:35:00Z">
            <w:rPr>
              <w:noProof/>
            </w:rPr>
          </w:rPrChange>
        </w:rPr>
        <w:t>8</w:t>
      </w:r>
      <w:r w:rsidR="008B7C94">
        <w:rPr>
          <w:noProof/>
        </w:rPr>
        <w:fldChar w:fldCharType="end"/>
      </w:r>
    </w:p>
    <w:p w14:paraId="0548826A" w14:textId="1862F71B" w:rsidR="00F53A65" w:rsidRPr="00D63771" w:rsidRDefault="002E1A7F">
      <w:pPr>
        <w:pStyle w:val="ndice2"/>
        <w:tabs>
          <w:tab w:val="left" w:pos="880"/>
          <w:tab w:val="right" w:leader="dot" w:pos="8777"/>
        </w:tabs>
        <w:rPr>
          <w:rFonts w:asciiTheme="minorHAnsi" w:eastAsiaTheme="minorEastAsia" w:hAnsiTheme="minorHAnsi" w:cstheme="minorBidi"/>
          <w:smallCaps w:val="0"/>
          <w:noProof/>
          <w:sz w:val="22"/>
          <w:szCs w:val="22"/>
          <w:lang w:val="en-US" w:eastAsia="pt-PT"/>
          <w:rPrChange w:id="85" w:author="Carlos Campos" w:date="2020-07-08T09:35:00Z">
            <w:rPr>
              <w:rFonts w:asciiTheme="minorHAnsi" w:eastAsiaTheme="minorEastAsia" w:hAnsiTheme="minorHAnsi" w:cstheme="minorBidi"/>
              <w:smallCaps w:val="0"/>
              <w:noProof/>
              <w:sz w:val="22"/>
              <w:szCs w:val="22"/>
              <w:lang w:eastAsia="pt-PT"/>
            </w:rPr>
          </w:rPrChange>
        </w:rPr>
      </w:pPr>
      <w:r w:rsidRPr="00D63771">
        <w:rPr>
          <w:noProof/>
          <w:lang w:val="en-US"/>
          <w:rPrChange w:id="86" w:author="Carlos Campos" w:date="2020-07-08T09:35:00Z">
            <w:rPr>
              <w:noProof/>
            </w:rPr>
          </w:rPrChange>
        </w:rPr>
        <w:tab/>
      </w:r>
      <w:r w:rsidR="00F53A65" w:rsidRPr="00D63771">
        <w:rPr>
          <w:noProof/>
          <w:lang w:val="en-US"/>
          <w:rPrChange w:id="87" w:author="Carlos Campos" w:date="2020-07-08T09:35:00Z">
            <w:rPr>
              <w:noProof/>
            </w:rPr>
          </w:rPrChange>
        </w:rPr>
        <w:t>2.</w:t>
      </w:r>
      <w:r w:rsidRPr="00D63771">
        <w:rPr>
          <w:noProof/>
          <w:lang w:val="en-US"/>
          <w:rPrChange w:id="88" w:author="Carlos Campos" w:date="2020-07-08T09:35:00Z">
            <w:rPr>
              <w:noProof/>
            </w:rPr>
          </w:rPrChange>
        </w:rPr>
        <w:t>2.1</w:t>
      </w:r>
      <w:r w:rsidR="00F53A65" w:rsidRPr="00D63771">
        <w:rPr>
          <w:noProof/>
          <w:lang w:val="en-US"/>
          <w:rPrChange w:id="89" w:author="Carlos Campos" w:date="2020-07-08T09:35:00Z">
            <w:rPr>
              <w:noProof/>
            </w:rPr>
          </w:rPrChange>
        </w:rPr>
        <w:t>.</w:t>
      </w:r>
      <w:r w:rsidRPr="00D63771">
        <w:rPr>
          <w:rFonts w:asciiTheme="minorHAnsi" w:eastAsiaTheme="minorEastAsia" w:hAnsiTheme="minorHAnsi" w:cstheme="minorBidi"/>
          <w:smallCaps w:val="0"/>
          <w:noProof/>
          <w:sz w:val="22"/>
          <w:szCs w:val="22"/>
          <w:lang w:val="en-US" w:eastAsia="pt-PT"/>
          <w:rPrChange w:id="90" w:author="Carlos Campos" w:date="2020-07-08T09:35:00Z">
            <w:rPr>
              <w:rFonts w:asciiTheme="minorHAnsi" w:eastAsiaTheme="minorEastAsia" w:hAnsiTheme="minorHAnsi" w:cstheme="minorBidi"/>
              <w:smallCaps w:val="0"/>
              <w:noProof/>
              <w:sz w:val="22"/>
              <w:szCs w:val="22"/>
              <w:lang w:eastAsia="pt-PT"/>
            </w:rPr>
          </w:rPrChange>
        </w:rPr>
        <w:t xml:space="preserve">    </w:t>
      </w:r>
      <w:r w:rsidRPr="00D63771">
        <w:rPr>
          <w:noProof/>
          <w:lang w:val="en-US"/>
          <w:rPrChange w:id="91" w:author="Carlos Campos" w:date="2020-07-08T09:35:00Z">
            <w:rPr>
              <w:noProof/>
            </w:rPr>
          </w:rPrChange>
        </w:rPr>
        <w:t>Flask</w:t>
      </w:r>
      <w:r w:rsidR="00F53A65" w:rsidRPr="00D63771">
        <w:rPr>
          <w:noProof/>
          <w:lang w:val="en-US"/>
          <w:rPrChange w:id="92" w:author="Carlos Campos" w:date="2020-07-08T09:35:00Z">
            <w:rPr>
              <w:noProof/>
            </w:rPr>
          </w:rPrChange>
        </w:rPr>
        <w:tab/>
      </w:r>
      <w:r w:rsidR="008B7C94">
        <w:rPr>
          <w:noProof/>
        </w:rPr>
        <w:fldChar w:fldCharType="begin"/>
      </w:r>
      <w:r w:rsidR="00F53A65" w:rsidRPr="00D63771">
        <w:rPr>
          <w:noProof/>
          <w:lang w:val="en-US"/>
          <w:rPrChange w:id="93" w:author="Carlos Campos" w:date="2020-07-08T09:35:00Z">
            <w:rPr>
              <w:noProof/>
            </w:rPr>
          </w:rPrChange>
        </w:rPr>
        <w:instrText xml:space="preserve"> PAGEREF _Toc444444305 \h </w:instrText>
      </w:r>
      <w:r w:rsidR="008B7C94">
        <w:rPr>
          <w:noProof/>
        </w:rPr>
      </w:r>
      <w:r w:rsidR="008B7C94">
        <w:rPr>
          <w:noProof/>
        </w:rPr>
        <w:fldChar w:fldCharType="separate"/>
      </w:r>
      <w:r w:rsidR="00F53A65" w:rsidRPr="00D63771">
        <w:rPr>
          <w:noProof/>
          <w:lang w:val="en-US"/>
          <w:rPrChange w:id="94" w:author="Carlos Campos" w:date="2020-07-08T09:35:00Z">
            <w:rPr>
              <w:noProof/>
            </w:rPr>
          </w:rPrChange>
        </w:rPr>
        <w:t>8</w:t>
      </w:r>
      <w:r w:rsidR="008B7C94">
        <w:rPr>
          <w:noProof/>
        </w:rPr>
        <w:fldChar w:fldCharType="end"/>
      </w:r>
    </w:p>
    <w:p w14:paraId="49BFD694" w14:textId="361B5660" w:rsidR="00F53A65" w:rsidRPr="00D63771" w:rsidRDefault="00F53A65">
      <w:pPr>
        <w:pStyle w:val="ndice2"/>
        <w:tabs>
          <w:tab w:val="left" w:pos="880"/>
          <w:tab w:val="right" w:leader="dot" w:pos="8777"/>
        </w:tabs>
        <w:rPr>
          <w:rFonts w:asciiTheme="minorHAnsi" w:eastAsiaTheme="minorEastAsia" w:hAnsiTheme="minorHAnsi" w:cstheme="minorBidi"/>
          <w:smallCaps w:val="0"/>
          <w:noProof/>
          <w:sz w:val="22"/>
          <w:szCs w:val="22"/>
          <w:lang w:val="en-US" w:eastAsia="pt-PT"/>
          <w:rPrChange w:id="95" w:author="Carlos Campos" w:date="2020-07-08T09:35:00Z">
            <w:rPr>
              <w:rFonts w:asciiTheme="minorHAnsi" w:eastAsiaTheme="minorEastAsia" w:hAnsiTheme="minorHAnsi" w:cstheme="minorBidi"/>
              <w:smallCaps w:val="0"/>
              <w:noProof/>
              <w:sz w:val="22"/>
              <w:szCs w:val="22"/>
              <w:lang w:eastAsia="pt-PT"/>
            </w:rPr>
          </w:rPrChange>
        </w:rPr>
      </w:pPr>
      <w:r w:rsidRPr="00D63771">
        <w:rPr>
          <w:noProof/>
          <w:lang w:val="en-US"/>
          <w:rPrChange w:id="96" w:author="Carlos Campos" w:date="2020-07-08T09:35:00Z">
            <w:rPr>
              <w:noProof/>
            </w:rPr>
          </w:rPrChange>
        </w:rPr>
        <w:t>2.</w:t>
      </w:r>
      <w:r w:rsidR="002E1A7F" w:rsidRPr="00D63771">
        <w:rPr>
          <w:noProof/>
          <w:lang w:val="en-US"/>
          <w:rPrChange w:id="97" w:author="Carlos Campos" w:date="2020-07-08T09:35:00Z">
            <w:rPr>
              <w:noProof/>
            </w:rPr>
          </w:rPrChange>
        </w:rPr>
        <w:t>3</w:t>
      </w:r>
      <w:r w:rsidRPr="00D63771">
        <w:rPr>
          <w:noProof/>
          <w:lang w:val="en-US"/>
          <w:rPrChange w:id="98" w:author="Carlos Campos" w:date="2020-07-08T09:35:00Z">
            <w:rPr>
              <w:noProof/>
            </w:rPr>
          </w:rPrChange>
        </w:rPr>
        <w:t>.</w:t>
      </w:r>
      <w:r w:rsidRPr="00D63771">
        <w:rPr>
          <w:rFonts w:asciiTheme="minorHAnsi" w:eastAsiaTheme="minorEastAsia" w:hAnsiTheme="minorHAnsi" w:cstheme="minorBidi"/>
          <w:smallCaps w:val="0"/>
          <w:noProof/>
          <w:sz w:val="22"/>
          <w:szCs w:val="22"/>
          <w:lang w:val="en-US" w:eastAsia="pt-PT"/>
          <w:rPrChange w:id="99" w:author="Carlos Campos" w:date="2020-07-08T09:35:00Z">
            <w:rPr>
              <w:rFonts w:asciiTheme="minorHAnsi" w:eastAsiaTheme="minorEastAsia" w:hAnsiTheme="minorHAnsi" w:cstheme="minorBidi"/>
              <w:smallCaps w:val="0"/>
              <w:noProof/>
              <w:sz w:val="22"/>
              <w:szCs w:val="22"/>
              <w:lang w:eastAsia="pt-PT"/>
            </w:rPr>
          </w:rPrChange>
        </w:rPr>
        <w:tab/>
      </w:r>
      <w:r w:rsidR="002E1A7F" w:rsidRPr="00D63771">
        <w:rPr>
          <w:noProof/>
          <w:lang w:val="en-US"/>
          <w:rPrChange w:id="100" w:author="Carlos Campos" w:date="2020-07-08T09:35:00Z">
            <w:rPr>
              <w:noProof/>
            </w:rPr>
          </w:rPrChange>
        </w:rPr>
        <w:t>JavaScript</w:t>
      </w:r>
      <w:r w:rsidRPr="00D63771">
        <w:rPr>
          <w:noProof/>
          <w:lang w:val="en-US"/>
          <w:rPrChange w:id="101" w:author="Carlos Campos" w:date="2020-07-08T09:35:00Z">
            <w:rPr>
              <w:noProof/>
            </w:rPr>
          </w:rPrChange>
        </w:rPr>
        <w:tab/>
      </w:r>
      <w:r w:rsidR="008B7C94">
        <w:rPr>
          <w:noProof/>
        </w:rPr>
        <w:fldChar w:fldCharType="begin"/>
      </w:r>
      <w:r w:rsidRPr="00D63771">
        <w:rPr>
          <w:noProof/>
          <w:lang w:val="en-US"/>
          <w:rPrChange w:id="102" w:author="Carlos Campos" w:date="2020-07-08T09:35:00Z">
            <w:rPr>
              <w:noProof/>
            </w:rPr>
          </w:rPrChange>
        </w:rPr>
        <w:instrText xml:space="preserve"> PAGEREF _Toc444444306 \h </w:instrText>
      </w:r>
      <w:r w:rsidR="008B7C94">
        <w:rPr>
          <w:noProof/>
        </w:rPr>
      </w:r>
      <w:r w:rsidR="008B7C94">
        <w:rPr>
          <w:noProof/>
        </w:rPr>
        <w:fldChar w:fldCharType="separate"/>
      </w:r>
      <w:r w:rsidRPr="00D63771">
        <w:rPr>
          <w:noProof/>
          <w:lang w:val="en-US"/>
          <w:rPrChange w:id="103" w:author="Carlos Campos" w:date="2020-07-08T09:35:00Z">
            <w:rPr>
              <w:noProof/>
            </w:rPr>
          </w:rPrChange>
        </w:rPr>
        <w:t>9</w:t>
      </w:r>
      <w:r w:rsidR="008B7C94">
        <w:rPr>
          <w:noProof/>
        </w:rPr>
        <w:fldChar w:fldCharType="end"/>
      </w:r>
    </w:p>
    <w:p w14:paraId="5F97BCD6" w14:textId="357628CD"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sidRPr="00D63771">
        <w:rPr>
          <w:noProof/>
          <w:lang w:val="en-US"/>
          <w:rPrChange w:id="104" w:author="Carlos Campos" w:date="2020-07-08T09:35:00Z">
            <w:rPr>
              <w:noProof/>
            </w:rPr>
          </w:rPrChange>
        </w:rPr>
        <w:tab/>
      </w:r>
      <w:r w:rsidR="00F53A65" w:rsidRPr="00D63771">
        <w:rPr>
          <w:noProof/>
          <w:lang w:val="en-US"/>
          <w:rPrChange w:id="105" w:author="Carlos Campos" w:date="2020-07-08T09:35:00Z">
            <w:rPr>
              <w:noProof/>
            </w:rPr>
          </w:rPrChange>
        </w:rPr>
        <w:t>2.</w:t>
      </w:r>
      <w:r w:rsidRPr="00D63771">
        <w:rPr>
          <w:noProof/>
          <w:lang w:val="en-US"/>
          <w:rPrChange w:id="106" w:author="Carlos Campos" w:date="2020-07-08T09:35:00Z">
            <w:rPr>
              <w:noProof/>
            </w:rPr>
          </w:rPrChange>
        </w:rPr>
        <w:t>3.1.     JQUERY</w:t>
      </w:r>
      <w:r w:rsidR="00F53A65" w:rsidRPr="00D63771">
        <w:rPr>
          <w:noProof/>
          <w:lang w:val="en-US"/>
          <w:rPrChange w:id="107" w:author="Carlos Campos" w:date="2020-07-08T09:35:00Z">
            <w:rPr>
              <w:noProof/>
            </w:rPr>
          </w:rPrChange>
        </w:rPr>
        <w:t>.</w:t>
      </w:r>
      <w:r w:rsidR="00F53A65" w:rsidRPr="00D63771">
        <w:rPr>
          <w:rFonts w:asciiTheme="minorHAnsi" w:eastAsiaTheme="minorEastAsia" w:hAnsiTheme="minorHAnsi" w:cstheme="minorBidi"/>
          <w:smallCaps w:val="0"/>
          <w:noProof/>
          <w:sz w:val="22"/>
          <w:szCs w:val="22"/>
          <w:lang w:val="en-US" w:eastAsia="pt-PT"/>
          <w:rPrChange w:id="108" w:author="Carlos Campos" w:date="2020-07-08T09:35:00Z">
            <w:rPr>
              <w:rFonts w:asciiTheme="minorHAnsi" w:eastAsiaTheme="minorEastAsia" w:hAnsiTheme="minorHAnsi" w:cstheme="minorBidi"/>
              <w:smallCaps w:val="0"/>
              <w:noProof/>
              <w:sz w:val="22"/>
              <w:szCs w:val="22"/>
              <w:lang w:eastAsia="pt-PT"/>
            </w:rPr>
          </w:rPrChange>
        </w:rPr>
        <w:tab/>
      </w:r>
      <w:r>
        <w:rPr>
          <w:noProof/>
        </w:rPr>
        <w:t>9</w:t>
      </w:r>
    </w:p>
    <w:p w14:paraId="5B344C1C" w14:textId="08454EB5" w:rsidR="00F53A65" w:rsidRDefault="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2.3.2.     JSON</w:t>
      </w:r>
      <w:r w:rsidR="00F53A65">
        <w:rPr>
          <w:noProof/>
        </w:rPr>
        <w:t>.</w:t>
      </w:r>
      <w:r w:rsidR="00F53A65">
        <w:rPr>
          <w:rFonts w:asciiTheme="minorHAnsi" w:eastAsiaTheme="minorEastAsia" w:hAnsiTheme="minorHAnsi" w:cstheme="minorBidi"/>
          <w:smallCaps w:val="0"/>
          <w:noProof/>
          <w:sz w:val="22"/>
          <w:szCs w:val="22"/>
          <w:lang w:eastAsia="pt-PT"/>
        </w:rPr>
        <w:tab/>
      </w:r>
      <w:r>
        <w:rPr>
          <w:rFonts w:asciiTheme="minorHAnsi" w:eastAsiaTheme="minorEastAsia" w:hAnsiTheme="minorHAnsi" w:cstheme="minorBidi"/>
          <w:smallCaps w:val="0"/>
          <w:noProof/>
          <w:sz w:val="22"/>
          <w:szCs w:val="22"/>
          <w:lang w:eastAsia="pt-PT"/>
        </w:rPr>
        <w:t>9</w:t>
      </w:r>
    </w:p>
    <w:p w14:paraId="0058BD5F"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2.7.</w:t>
      </w:r>
      <w:r>
        <w:rPr>
          <w:rFonts w:asciiTheme="minorHAnsi" w:eastAsiaTheme="minorEastAsia" w:hAnsiTheme="minorHAnsi" w:cstheme="minorBidi"/>
          <w:smallCaps w:val="0"/>
          <w:noProof/>
          <w:sz w:val="22"/>
          <w:szCs w:val="22"/>
          <w:lang w:eastAsia="pt-PT"/>
        </w:rPr>
        <w:tab/>
      </w:r>
      <w:r>
        <w:rPr>
          <w:noProof/>
        </w:rPr>
        <w:t>Lemas, proposições e teoremas</w:t>
      </w:r>
      <w:r>
        <w:rPr>
          <w:noProof/>
        </w:rPr>
        <w:tab/>
      </w:r>
      <w:r w:rsidR="008B7C94">
        <w:rPr>
          <w:noProof/>
        </w:rPr>
        <w:fldChar w:fldCharType="begin"/>
      </w:r>
      <w:r>
        <w:rPr>
          <w:noProof/>
        </w:rPr>
        <w:instrText xml:space="preserve"> PAGEREF _Toc444444309 \h </w:instrText>
      </w:r>
      <w:r w:rsidR="008B7C94">
        <w:rPr>
          <w:noProof/>
        </w:rPr>
      </w:r>
      <w:r w:rsidR="008B7C94">
        <w:rPr>
          <w:noProof/>
        </w:rPr>
        <w:fldChar w:fldCharType="separate"/>
      </w:r>
      <w:r>
        <w:rPr>
          <w:noProof/>
        </w:rPr>
        <w:t>10</w:t>
      </w:r>
      <w:r w:rsidR="008B7C94">
        <w:rPr>
          <w:noProof/>
        </w:rPr>
        <w:fldChar w:fldCharType="end"/>
      </w:r>
    </w:p>
    <w:p w14:paraId="676587E7"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sidRPr="009C0C98">
        <w:rPr>
          <w:noProof/>
        </w:rPr>
        <w:t>2.8.</w:t>
      </w:r>
      <w:r>
        <w:rPr>
          <w:rFonts w:asciiTheme="minorHAnsi" w:eastAsiaTheme="minorEastAsia" w:hAnsiTheme="minorHAnsi" w:cstheme="minorBidi"/>
          <w:smallCaps w:val="0"/>
          <w:noProof/>
          <w:sz w:val="22"/>
          <w:szCs w:val="22"/>
          <w:lang w:eastAsia="pt-PT"/>
        </w:rPr>
        <w:tab/>
      </w:r>
      <w:r>
        <w:rPr>
          <w:noProof/>
        </w:rPr>
        <w:t>Figuras</w:t>
      </w:r>
      <w:r w:rsidRPr="009C0C98">
        <w:rPr>
          <w:noProof/>
        </w:rPr>
        <w:t xml:space="preserve"> e tabelas</w:t>
      </w:r>
      <w:r>
        <w:rPr>
          <w:noProof/>
        </w:rPr>
        <w:tab/>
      </w:r>
      <w:r w:rsidR="008B7C94">
        <w:rPr>
          <w:noProof/>
        </w:rPr>
        <w:fldChar w:fldCharType="begin"/>
      </w:r>
      <w:r>
        <w:rPr>
          <w:noProof/>
        </w:rPr>
        <w:instrText xml:space="preserve"> PAGEREF _Toc444444310 \h </w:instrText>
      </w:r>
      <w:r w:rsidR="008B7C94">
        <w:rPr>
          <w:noProof/>
        </w:rPr>
      </w:r>
      <w:r w:rsidR="008B7C94">
        <w:rPr>
          <w:noProof/>
        </w:rPr>
        <w:fldChar w:fldCharType="separate"/>
      </w:r>
      <w:r>
        <w:rPr>
          <w:noProof/>
        </w:rPr>
        <w:t>10</w:t>
      </w:r>
      <w:r w:rsidR="008B7C94">
        <w:rPr>
          <w:noProof/>
        </w:rPr>
        <w:fldChar w:fldCharType="end"/>
      </w:r>
    </w:p>
    <w:p w14:paraId="3D1B9112"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2.9.</w:t>
      </w:r>
      <w:r>
        <w:rPr>
          <w:rFonts w:asciiTheme="minorHAnsi" w:eastAsiaTheme="minorEastAsia" w:hAnsiTheme="minorHAnsi" w:cstheme="minorBidi"/>
          <w:smallCaps w:val="0"/>
          <w:noProof/>
          <w:sz w:val="22"/>
          <w:szCs w:val="22"/>
          <w:lang w:eastAsia="pt-PT"/>
        </w:rPr>
        <w:tab/>
      </w:r>
      <w:r>
        <w:rPr>
          <w:noProof/>
        </w:rPr>
        <w:t>Fórmulas</w:t>
      </w:r>
      <w:r>
        <w:rPr>
          <w:noProof/>
        </w:rPr>
        <w:tab/>
      </w:r>
      <w:r w:rsidR="008B7C94">
        <w:rPr>
          <w:noProof/>
        </w:rPr>
        <w:fldChar w:fldCharType="begin"/>
      </w:r>
      <w:r>
        <w:rPr>
          <w:noProof/>
        </w:rPr>
        <w:instrText xml:space="preserve"> PAGEREF _Toc444444311 \h </w:instrText>
      </w:r>
      <w:r w:rsidR="008B7C94">
        <w:rPr>
          <w:noProof/>
        </w:rPr>
      </w:r>
      <w:r w:rsidR="008B7C94">
        <w:rPr>
          <w:noProof/>
        </w:rPr>
        <w:fldChar w:fldCharType="separate"/>
      </w:r>
      <w:r>
        <w:rPr>
          <w:noProof/>
        </w:rPr>
        <w:t>11</w:t>
      </w:r>
      <w:r w:rsidR="008B7C94">
        <w:rPr>
          <w:noProof/>
        </w:rPr>
        <w:fldChar w:fldCharType="end"/>
      </w:r>
    </w:p>
    <w:p w14:paraId="659933D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2.10.</w:t>
      </w:r>
      <w:r>
        <w:rPr>
          <w:rFonts w:asciiTheme="minorHAnsi" w:eastAsiaTheme="minorEastAsia" w:hAnsiTheme="minorHAnsi" w:cstheme="minorBidi"/>
          <w:smallCaps w:val="0"/>
          <w:noProof/>
          <w:sz w:val="22"/>
          <w:szCs w:val="22"/>
          <w:lang w:eastAsia="pt-PT"/>
        </w:rPr>
        <w:tab/>
      </w:r>
      <w:r>
        <w:rPr>
          <w:noProof/>
        </w:rPr>
        <w:t>Extractos de programas</w:t>
      </w:r>
      <w:r>
        <w:rPr>
          <w:noProof/>
        </w:rPr>
        <w:tab/>
      </w:r>
      <w:r w:rsidR="008B7C94">
        <w:rPr>
          <w:noProof/>
        </w:rPr>
        <w:fldChar w:fldCharType="begin"/>
      </w:r>
      <w:r>
        <w:rPr>
          <w:noProof/>
        </w:rPr>
        <w:instrText xml:space="preserve"> PAGEREF _Toc444444312 \h </w:instrText>
      </w:r>
      <w:r w:rsidR="008B7C94">
        <w:rPr>
          <w:noProof/>
        </w:rPr>
      </w:r>
      <w:r w:rsidR="008B7C94">
        <w:rPr>
          <w:noProof/>
        </w:rPr>
        <w:fldChar w:fldCharType="separate"/>
      </w:r>
      <w:r>
        <w:rPr>
          <w:noProof/>
        </w:rPr>
        <w:t>12</w:t>
      </w:r>
      <w:r w:rsidR="008B7C94">
        <w:rPr>
          <w:noProof/>
        </w:rPr>
        <w:fldChar w:fldCharType="end"/>
      </w:r>
    </w:p>
    <w:p w14:paraId="4166597B"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2.11.</w:t>
      </w:r>
      <w:r>
        <w:rPr>
          <w:rFonts w:asciiTheme="minorHAnsi" w:eastAsiaTheme="minorEastAsia" w:hAnsiTheme="minorHAnsi" w:cstheme="minorBidi"/>
          <w:smallCaps w:val="0"/>
          <w:noProof/>
          <w:sz w:val="22"/>
          <w:szCs w:val="22"/>
          <w:lang w:eastAsia="pt-PT"/>
        </w:rPr>
        <w:tab/>
      </w:r>
      <w:r>
        <w:rPr>
          <w:noProof/>
        </w:rPr>
        <w:t>Listas</w:t>
      </w:r>
      <w:r>
        <w:rPr>
          <w:noProof/>
        </w:rPr>
        <w:tab/>
      </w:r>
      <w:r w:rsidR="008B7C94">
        <w:rPr>
          <w:noProof/>
        </w:rPr>
        <w:fldChar w:fldCharType="begin"/>
      </w:r>
      <w:r>
        <w:rPr>
          <w:noProof/>
        </w:rPr>
        <w:instrText xml:space="preserve"> PAGEREF _Toc444444313 \h </w:instrText>
      </w:r>
      <w:r w:rsidR="008B7C94">
        <w:rPr>
          <w:noProof/>
        </w:rPr>
      </w:r>
      <w:r w:rsidR="008B7C94">
        <w:rPr>
          <w:noProof/>
        </w:rPr>
        <w:fldChar w:fldCharType="separate"/>
      </w:r>
      <w:r>
        <w:rPr>
          <w:noProof/>
        </w:rPr>
        <w:t>12</w:t>
      </w:r>
      <w:r w:rsidR="008B7C94">
        <w:rPr>
          <w:noProof/>
        </w:rPr>
        <w:fldChar w:fldCharType="end"/>
      </w:r>
    </w:p>
    <w:p w14:paraId="0E839B21"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2.12.</w:t>
      </w:r>
      <w:r>
        <w:rPr>
          <w:rFonts w:asciiTheme="minorHAnsi" w:eastAsiaTheme="minorEastAsia" w:hAnsiTheme="minorHAnsi" w:cstheme="minorBidi"/>
          <w:smallCaps w:val="0"/>
          <w:noProof/>
          <w:sz w:val="22"/>
          <w:szCs w:val="22"/>
          <w:lang w:eastAsia="pt-PT"/>
        </w:rPr>
        <w:tab/>
      </w:r>
      <w:r>
        <w:rPr>
          <w:noProof/>
        </w:rPr>
        <w:t>Notas de rodapé</w:t>
      </w:r>
      <w:r>
        <w:rPr>
          <w:noProof/>
        </w:rPr>
        <w:tab/>
      </w:r>
      <w:r w:rsidR="008B7C94">
        <w:rPr>
          <w:noProof/>
        </w:rPr>
        <w:fldChar w:fldCharType="begin"/>
      </w:r>
      <w:r>
        <w:rPr>
          <w:noProof/>
        </w:rPr>
        <w:instrText xml:space="preserve"> PAGEREF _Toc444444314 \h </w:instrText>
      </w:r>
      <w:r w:rsidR="008B7C94">
        <w:rPr>
          <w:noProof/>
        </w:rPr>
      </w:r>
      <w:r w:rsidR="008B7C94">
        <w:rPr>
          <w:noProof/>
        </w:rPr>
        <w:fldChar w:fldCharType="separate"/>
      </w:r>
      <w:r>
        <w:rPr>
          <w:noProof/>
        </w:rPr>
        <w:t>12</w:t>
      </w:r>
      <w:r w:rsidR="008B7C94">
        <w:rPr>
          <w:noProof/>
        </w:rPr>
        <w:fldChar w:fldCharType="end"/>
      </w:r>
    </w:p>
    <w:p w14:paraId="69E2F37D"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2.13.</w:t>
      </w:r>
      <w:r>
        <w:rPr>
          <w:rFonts w:asciiTheme="minorHAnsi" w:eastAsiaTheme="minorEastAsia" w:hAnsiTheme="minorHAnsi" w:cstheme="minorBidi"/>
          <w:smallCaps w:val="0"/>
          <w:noProof/>
          <w:sz w:val="22"/>
          <w:szCs w:val="22"/>
          <w:lang w:eastAsia="pt-PT"/>
        </w:rPr>
        <w:tab/>
      </w:r>
      <w:r>
        <w:rPr>
          <w:noProof/>
        </w:rPr>
        <w:t>Referências</w:t>
      </w:r>
      <w:r>
        <w:rPr>
          <w:noProof/>
        </w:rPr>
        <w:tab/>
      </w:r>
      <w:r w:rsidR="008B7C94">
        <w:rPr>
          <w:noProof/>
        </w:rPr>
        <w:fldChar w:fldCharType="begin"/>
      </w:r>
      <w:r>
        <w:rPr>
          <w:noProof/>
        </w:rPr>
        <w:instrText xml:space="preserve"> PAGEREF _Toc444444315 \h </w:instrText>
      </w:r>
      <w:r w:rsidR="008B7C94">
        <w:rPr>
          <w:noProof/>
        </w:rPr>
      </w:r>
      <w:r w:rsidR="008B7C94">
        <w:rPr>
          <w:noProof/>
        </w:rPr>
        <w:fldChar w:fldCharType="separate"/>
      </w:r>
      <w:r>
        <w:rPr>
          <w:noProof/>
        </w:rPr>
        <w:t>13</w:t>
      </w:r>
      <w:r w:rsidR="008B7C94">
        <w:rPr>
          <w:noProof/>
        </w:rPr>
        <w:fldChar w:fldCharType="end"/>
      </w:r>
    </w:p>
    <w:p w14:paraId="42A3EC95" w14:textId="77777777" w:rsidR="00F53A65" w:rsidRDefault="00F53A65">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2.14.</w:t>
      </w:r>
      <w:r>
        <w:rPr>
          <w:rFonts w:asciiTheme="minorHAnsi" w:eastAsiaTheme="minorEastAsia" w:hAnsiTheme="minorHAnsi" w:cstheme="minorBidi"/>
          <w:smallCaps w:val="0"/>
          <w:noProof/>
          <w:sz w:val="22"/>
          <w:szCs w:val="22"/>
          <w:lang w:eastAsia="pt-PT"/>
        </w:rPr>
        <w:tab/>
      </w:r>
      <w:r>
        <w:rPr>
          <w:noProof/>
        </w:rPr>
        <w:t>Anexos</w:t>
      </w:r>
      <w:r>
        <w:rPr>
          <w:noProof/>
        </w:rPr>
        <w:tab/>
      </w:r>
      <w:r w:rsidR="008B7C94">
        <w:rPr>
          <w:noProof/>
        </w:rPr>
        <w:fldChar w:fldCharType="begin"/>
      </w:r>
      <w:r>
        <w:rPr>
          <w:noProof/>
        </w:rPr>
        <w:instrText xml:space="preserve"> PAGEREF _Toc444444316 \h </w:instrText>
      </w:r>
      <w:r w:rsidR="008B7C94">
        <w:rPr>
          <w:noProof/>
        </w:rPr>
      </w:r>
      <w:r w:rsidR="008B7C94">
        <w:rPr>
          <w:noProof/>
        </w:rPr>
        <w:fldChar w:fldCharType="separate"/>
      </w:r>
      <w:r>
        <w:rPr>
          <w:noProof/>
        </w:rPr>
        <w:t>13</w:t>
      </w:r>
      <w:r w:rsidR="008B7C94">
        <w:rPr>
          <w:noProof/>
        </w:rPr>
        <w:fldChar w:fldCharType="end"/>
      </w:r>
    </w:p>
    <w:p w14:paraId="25B7F8BB" w14:textId="66A44AC5" w:rsidR="00F53A65" w:rsidRDefault="00F53A65">
      <w:pPr>
        <w:pStyle w:val="ndice1"/>
        <w:tabs>
          <w:tab w:val="left" w:pos="440"/>
          <w:tab w:val="right" w:leader="dot" w:pos="8777"/>
        </w:tabs>
        <w:rPr>
          <w:noProof/>
        </w:rPr>
      </w:pPr>
      <w:r>
        <w:rPr>
          <w:noProof/>
        </w:rPr>
        <w:t>3.</w:t>
      </w:r>
      <w:r>
        <w:rPr>
          <w:rFonts w:asciiTheme="minorHAnsi" w:eastAsiaTheme="minorEastAsia" w:hAnsiTheme="minorHAnsi" w:cstheme="minorBidi"/>
          <w:b w:val="0"/>
          <w:bCs w:val="0"/>
          <w:caps w:val="0"/>
          <w:noProof/>
          <w:sz w:val="22"/>
          <w:szCs w:val="22"/>
          <w:lang w:eastAsia="pt-PT"/>
        </w:rPr>
        <w:tab/>
      </w:r>
      <w:r w:rsidR="002E1A7F">
        <w:rPr>
          <w:noProof/>
        </w:rPr>
        <w:t>DESENVOLVIMENTO DO SISTEMA</w:t>
      </w:r>
      <w:r>
        <w:rPr>
          <w:noProof/>
        </w:rPr>
        <w:tab/>
      </w:r>
      <w:r w:rsidR="008B7C94">
        <w:rPr>
          <w:noProof/>
        </w:rPr>
        <w:fldChar w:fldCharType="begin"/>
      </w:r>
      <w:r>
        <w:rPr>
          <w:noProof/>
        </w:rPr>
        <w:instrText xml:space="preserve"> PAGEREF _Toc444444317 \h </w:instrText>
      </w:r>
      <w:r w:rsidR="008B7C94">
        <w:rPr>
          <w:noProof/>
        </w:rPr>
      </w:r>
      <w:r w:rsidR="008B7C94">
        <w:rPr>
          <w:noProof/>
        </w:rPr>
        <w:fldChar w:fldCharType="separate"/>
      </w:r>
      <w:r>
        <w:rPr>
          <w:noProof/>
        </w:rPr>
        <w:t>15</w:t>
      </w:r>
      <w:r w:rsidR="008B7C94">
        <w:rPr>
          <w:noProof/>
        </w:rPr>
        <w:fldChar w:fldCharType="end"/>
      </w:r>
    </w:p>
    <w:p w14:paraId="190C5A95" w14:textId="24BF9A05" w:rsidR="002E1A7F" w:rsidRPr="002E1A7F" w:rsidRDefault="002E1A7F" w:rsidP="002E1A7F">
      <w:pPr>
        <w:pStyle w:val="ndice2"/>
        <w:tabs>
          <w:tab w:val="left" w:pos="880"/>
          <w:tab w:val="right" w:leader="dot" w:pos="8777"/>
        </w:tabs>
        <w:rPr>
          <w:noProof/>
        </w:rPr>
      </w:pPr>
      <w:r>
        <w:rPr>
          <w:noProof/>
        </w:rPr>
        <w:t>3.1.</w:t>
      </w:r>
      <w:r>
        <w:rPr>
          <w:rFonts w:asciiTheme="minorHAnsi" w:eastAsiaTheme="minorEastAsia" w:hAnsiTheme="minorHAnsi" w:cstheme="minorBidi"/>
          <w:smallCaps w:val="0"/>
          <w:noProof/>
          <w:sz w:val="22"/>
          <w:szCs w:val="22"/>
          <w:lang w:eastAsia="pt-PT"/>
        </w:rPr>
        <w:tab/>
      </w:r>
      <w:r w:rsidRPr="002E1A7F">
        <w:rPr>
          <w:rFonts w:asciiTheme="minorHAnsi" w:eastAsiaTheme="minorEastAsia" w:hAnsiTheme="minorHAnsi" w:cstheme="minorBidi"/>
          <w:smallCaps w:val="0"/>
          <w:noProof/>
          <w:sz w:val="22"/>
          <w:szCs w:val="22"/>
          <w:lang w:eastAsia="pt-PT"/>
        </w:rPr>
        <w:t>Aquisição de dados</w:t>
      </w:r>
      <w:r>
        <w:rPr>
          <w:noProof/>
        </w:rPr>
        <w:tab/>
      </w:r>
      <w:r w:rsidRPr="00D63771">
        <w:rPr>
          <w:noProof/>
          <w:highlight w:val="yellow"/>
          <w:rPrChange w:id="109" w:author="Carlos Campos" w:date="2020-07-08T09:36:00Z">
            <w:rPr>
              <w:noProof/>
            </w:rPr>
          </w:rPrChange>
        </w:rPr>
        <w:fldChar w:fldCharType="begin"/>
      </w:r>
      <w:r w:rsidRPr="00D63771">
        <w:rPr>
          <w:noProof/>
          <w:highlight w:val="yellow"/>
          <w:rPrChange w:id="110" w:author="Carlos Campos" w:date="2020-07-08T09:36:00Z">
            <w:rPr>
              <w:noProof/>
            </w:rPr>
          </w:rPrChange>
        </w:rPr>
        <w:instrText xml:space="preserve"> PAGEREF _Toc444444303 \h </w:instrText>
      </w:r>
      <w:r w:rsidRPr="00D63771">
        <w:rPr>
          <w:noProof/>
          <w:highlight w:val="yellow"/>
          <w:rPrChange w:id="111" w:author="Carlos Campos" w:date="2020-07-08T09:36:00Z">
            <w:rPr>
              <w:noProof/>
              <w:highlight w:val="yellow"/>
            </w:rPr>
          </w:rPrChange>
        </w:rPr>
      </w:r>
      <w:r w:rsidRPr="00D63771">
        <w:rPr>
          <w:noProof/>
          <w:highlight w:val="yellow"/>
          <w:rPrChange w:id="112" w:author="Carlos Campos" w:date="2020-07-08T09:36:00Z">
            <w:rPr>
              <w:noProof/>
            </w:rPr>
          </w:rPrChange>
        </w:rPr>
        <w:fldChar w:fldCharType="separate"/>
      </w:r>
      <w:r w:rsidRPr="00D63771">
        <w:rPr>
          <w:noProof/>
          <w:highlight w:val="yellow"/>
          <w:rPrChange w:id="113" w:author="Carlos Campos" w:date="2020-07-08T09:36:00Z">
            <w:rPr>
              <w:noProof/>
            </w:rPr>
          </w:rPrChange>
        </w:rPr>
        <w:t>8</w:t>
      </w:r>
      <w:r w:rsidRPr="00D63771">
        <w:rPr>
          <w:noProof/>
          <w:highlight w:val="yellow"/>
          <w:rPrChange w:id="114" w:author="Carlos Campos" w:date="2020-07-08T09:36:00Z">
            <w:rPr>
              <w:noProof/>
            </w:rPr>
          </w:rPrChange>
        </w:rPr>
        <w:fldChar w:fldCharType="end"/>
      </w:r>
      <w:r>
        <w:rPr>
          <w:rFonts w:eastAsiaTheme="minorEastAsia"/>
        </w:rPr>
        <w:t xml:space="preserve"> </w:t>
      </w:r>
    </w:p>
    <w:p w14:paraId="09FBCF30" w14:textId="4AA9F89A"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3.1.1.</w:t>
      </w:r>
      <w:r>
        <w:rPr>
          <w:rFonts w:asciiTheme="minorHAnsi" w:eastAsiaTheme="minorEastAsia" w:hAnsiTheme="minorHAnsi" w:cstheme="minorBidi"/>
          <w:smallCaps w:val="0"/>
          <w:noProof/>
          <w:sz w:val="22"/>
          <w:szCs w:val="22"/>
          <w:lang w:eastAsia="pt-PT"/>
        </w:rPr>
        <w:t xml:space="preserve">    </w:t>
      </w:r>
      <w:r>
        <w:rPr>
          <w:noProof/>
        </w:rPr>
        <w:t>Comunicação Série</w:t>
      </w:r>
      <w:r>
        <w:rPr>
          <w:noProof/>
        </w:rPr>
        <w:tab/>
      </w:r>
      <w:r>
        <w:rPr>
          <w:noProof/>
        </w:rPr>
        <w:fldChar w:fldCharType="begin"/>
      </w:r>
      <w:r>
        <w:rPr>
          <w:noProof/>
        </w:rPr>
        <w:instrText xml:space="preserve"> PAGEREF _Toc444444305 \h </w:instrText>
      </w:r>
      <w:r>
        <w:rPr>
          <w:noProof/>
        </w:rPr>
      </w:r>
      <w:r>
        <w:rPr>
          <w:noProof/>
        </w:rPr>
        <w:fldChar w:fldCharType="separate"/>
      </w:r>
      <w:r>
        <w:rPr>
          <w:noProof/>
        </w:rPr>
        <w:t>8</w:t>
      </w:r>
      <w:r>
        <w:rPr>
          <w:noProof/>
        </w:rPr>
        <w:fldChar w:fldCharType="end"/>
      </w:r>
    </w:p>
    <w:p w14:paraId="1C481BBD" w14:textId="6F23233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3.2.</w:t>
      </w:r>
      <w:r>
        <w:rPr>
          <w:rFonts w:asciiTheme="minorHAnsi" w:eastAsiaTheme="minorEastAsia" w:hAnsiTheme="minorHAnsi" w:cstheme="minorBidi"/>
          <w:smallCaps w:val="0"/>
          <w:noProof/>
          <w:sz w:val="22"/>
          <w:szCs w:val="22"/>
          <w:lang w:eastAsia="pt-PT"/>
        </w:rPr>
        <w:tab/>
      </w:r>
      <w:r w:rsidR="001434B2" w:rsidRPr="001434B2">
        <w:rPr>
          <w:rFonts w:asciiTheme="minorHAnsi" w:eastAsiaTheme="minorEastAsia" w:hAnsiTheme="minorHAnsi"/>
          <w:smallCaps w:val="0"/>
          <w:noProof/>
          <w:sz w:val="22"/>
          <w:szCs w:val="22"/>
          <w:lang w:eastAsia="pt-PT"/>
        </w:rPr>
        <w:t>Interface gráfica para supervisionamento</w:t>
      </w:r>
      <w:r>
        <w:rPr>
          <w:noProof/>
        </w:rPr>
        <w:tab/>
      </w:r>
      <w:r>
        <w:rPr>
          <w:noProof/>
        </w:rPr>
        <w:fldChar w:fldCharType="begin"/>
      </w:r>
      <w:r>
        <w:rPr>
          <w:noProof/>
        </w:rPr>
        <w:instrText xml:space="preserve"> PAGEREF _Toc444444306 \h </w:instrText>
      </w:r>
      <w:r>
        <w:rPr>
          <w:noProof/>
        </w:rPr>
      </w:r>
      <w:r>
        <w:rPr>
          <w:noProof/>
        </w:rPr>
        <w:fldChar w:fldCharType="separate"/>
      </w:r>
      <w:r>
        <w:rPr>
          <w:noProof/>
        </w:rPr>
        <w:t>9</w:t>
      </w:r>
      <w:r>
        <w:rPr>
          <w:noProof/>
        </w:rPr>
        <w:fldChar w:fldCharType="end"/>
      </w:r>
    </w:p>
    <w:p w14:paraId="155CD716" w14:textId="3564E1DE"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.1.   </w:t>
      </w:r>
      <w:r w:rsidR="001434B2" w:rsidRPr="001434B2">
        <w:rPr>
          <w:noProof/>
        </w:rPr>
        <w:t>Desenvolvimento Back-end</w:t>
      </w:r>
      <w:r>
        <w:rPr>
          <w:noProof/>
        </w:rPr>
        <w:t xml:space="preserve">  .</w:t>
      </w:r>
      <w:r>
        <w:rPr>
          <w:rFonts w:asciiTheme="minorHAnsi" w:eastAsiaTheme="minorEastAsia" w:hAnsiTheme="minorHAnsi" w:cstheme="minorBidi"/>
          <w:smallCaps w:val="0"/>
          <w:noProof/>
          <w:sz w:val="22"/>
          <w:szCs w:val="22"/>
          <w:lang w:eastAsia="pt-PT"/>
        </w:rPr>
        <w:tab/>
      </w:r>
      <w:r>
        <w:rPr>
          <w:noProof/>
        </w:rPr>
        <w:t>9</w:t>
      </w:r>
    </w:p>
    <w:p w14:paraId="25B42E07" w14:textId="67560D1F" w:rsidR="002E1A7F" w:rsidRDefault="002E1A7F" w:rsidP="002E1A7F">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r>
      <w:r w:rsidR="001434B2">
        <w:rPr>
          <w:noProof/>
        </w:rPr>
        <w:t>3</w:t>
      </w:r>
      <w:r>
        <w:rPr>
          <w:noProof/>
        </w:rPr>
        <w:t>.</w:t>
      </w:r>
      <w:r w:rsidR="001434B2">
        <w:rPr>
          <w:noProof/>
        </w:rPr>
        <w:t>2</w:t>
      </w:r>
      <w:r>
        <w:rPr>
          <w:noProof/>
        </w:rPr>
        <w:t xml:space="preserve">.2.     </w:t>
      </w:r>
      <w:r w:rsidR="001434B2" w:rsidRPr="001434B2">
        <w:rPr>
          <w:noProof/>
        </w:rPr>
        <w:t xml:space="preserve">Desenvolvimento </w:t>
      </w:r>
      <w:r w:rsidR="001434B2">
        <w:rPr>
          <w:noProof/>
        </w:rPr>
        <w:t>Front</w:t>
      </w:r>
      <w:r w:rsidR="001434B2" w:rsidRPr="001434B2">
        <w:rPr>
          <w:noProof/>
        </w:rPr>
        <w:t>-end</w:t>
      </w:r>
      <w:r>
        <w:rPr>
          <w:noProof/>
        </w:rPr>
        <w:t>.</w:t>
      </w:r>
      <w:r>
        <w:rPr>
          <w:rFonts w:asciiTheme="minorHAnsi" w:eastAsiaTheme="minorEastAsia" w:hAnsiTheme="minorHAnsi" w:cstheme="minorBidi"/>
          <w:smallCaps w:val="0"/>
          <w:noProof/>
          <w:sz w:val="22"/>
          <w:szCs w:val="22"/>
          <w:lang w:eastAsia="pt-PT"/>
        </w:rPr>
        <w:tab/>
        <w:t>9</w:t>
      </w:r>
    </w:p>
    <w:p w14:paraId="0C567D84" w14:textId="1D1AF2F0" w:rsidR="002E1A7F" w:rsidRDefault="001434B2" w:rsidP="002E1A7F">
      <w:pPr>
        <w:pStyle w:val="ndice2"/>
        <w:tabs>
          <w:tab w:val="left" w:pos="880"/>
          <w:tab w:val="right" w:leader="dot" w:pos="8777"/>
        </w:tabs>
        <w:rPr>
          <w:noProof/>
        </w:rPr>
      </w:pPr>
      <w:r>
        <w:rPr>
          <w:noProof/>
        </w:rPr>
        <w:lastRenderedPageBreak/>
        <w:t>3.3</w:t>
      </w:r>
      <w:r w:rsidR="002E1A7F">
        <w:rPr>
          <w:noProof/>
        </w:rPr>
        <w:t>.</w:t>
      </w:r>
      <w:r w:rsidR="002E1A7F">
        <w:rPr>
          <w:rFonts w:asciiTheme="minorHAnsi" w:eastAsiaTheme="minorEastAsia" w:hAnsiTheme="minorHAnsi" w:cstheme="minorBidi"/>
          <w:smallCaps w:val="0"/>
          <w:noProof/>
          <w:sz w:val="22"/>
          <w:szCs w:val="22"/>
          <w:lang w:eastAsia="pt-PT"/>
        </w:rPr>
        <w:tab/>
      </w:r>
      <w:r w:rsidRPr="001434B2">
        <w:rPr>
          <w:noProof/>
        </w:rPr>
        <w:t>Aplicação Web para análise de dados</w:t>
      </w:r>
      <w:r w:rsidR="002E1A7F">
        <w:rPr>
          <w:noProof/>
        </w:rPr>
        <w:tab/>
      </w:r>
      <w:r w:rsidR="002E1A7F">
        <w:rPr>
          <w:noProof/>
        </w:rPr>
        <w:fldChar w:fldCharType="begin"/>
      </w:r>
      <w:r w:rsidR="002E1A7F">
        <w:rPr>
          <w:noProof/>
        </w:rPr>
        <w:instrText xml:space="preserve"> PAGEREF _Toc444444309 \h </w:instrText>
      </w:r>
      <w:r w:rsidR="002E1A7F">
        <w:rPr>
          <w:noProof/>
        </w:rPr>
      </w:r>
      <w:r w:rsidR="002E1A7F">
        <w:rPr>
          <w:noProof/>
        </w:rPr>
        <w:fldChar w:fldCharType="separate"/>
      </w:r>
      <w:r w:rsidR="002E1A7F">
        <w:rPr>
          <w:noProof/>
        </w:rPr>
        <w:t>10</w:t>
      </w:r>
      <w:r w:rsidR="002E1A7F">
        <w:rPr>
          <w:noProof/>
        </w:rPr>
        <w:fldChar w:fldCharType="end"/>
      </w:r>
    </w:p>
    <w:p w14:paraId="0506EB39" w14:textId="324FDCB8"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3.3.1.     </w:t>
      </w:r>
      <w:r w:rsidRPr="001434B2">
        <w:rPr>
          <w:noProof/>
        </w:rPr>
        <w:t>Sistema de autenticação e autorização</w:t>
      </w:r>
      <w:r>
        <w:rPr>
          <w:noProof/>
        </w:rPr>
        <w:t>.</w:t>
      </w:r>
      <w:r>
        <w:rPr>
          <w:rFonts w:asciiTheme="minorHAnsi" w:eastAsiaTheme="minorEastAsia" w:hAnsiTheme="minorHAnsi" w:cstheme="minorBidi"/>
          <w:smallCaps w:val="0"/>
          <w:noProof/>
          <w:sz w:val="22"/>
          <w:szCs w:val="22"/>
          <w:lang w:eastAsia="pt-PT"/>
        </w:rPr>
        <w:tab/>
      </w:r>
      <w:r w:rsidRPr="00D63771">
        <w:rPr>
          <w:noProof/>
          <w:highlight w:val="yellow"/>
          <w:rPrChange w:id="115" w:author="Carlos Campos" w:date="2020-07-08T09:37:00Z">
            <w:rPr>
              <w:noProof/>
            </w:rPr>
          </w:rPrChange>
        </w:rPr>
        <w:t>9</w:t>
      </w:r>
    </w:p>
    <w:p w14:paraId="2DE6A9A5" w14:textId="0BFD0BCD"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3.3.2.     </w:t>
      </w:r>
      <w:r w:rsidRPr="001434B2">
        <w:rPr>
          <w:noProof/>
        </w:rPr>
        <w:t>Algoritmos de recolha de dados</w:t>
      </w:r>
      <w:r>
        <w:rPr>
          <w:noProof/>
        </w:rPr>
        <w:t>.</w:t>
      </w:r>
      <w:r>
        <w:rPr>
          <w:rFonts w:asciiTheme="minorHAnsi" w:eastAsiaTheme="minorEastAsia" w:hAnsiTheme="minorHAnsi" w:cstheme="minorBidi"/>
          <w:smallCaps w:val="0"/>
          <w:noProof/>
          <w:sz w:val="22"/>
          <w:szCs w:val="22"/>
          <w:lang w:eastAsia="pt-PT"/>
        </w:rPr>
        <w:tab/>
        <w:t>9</w:t>
      </w:r>
    </w:p>
    <w:p w14:paraId="05BA63C2" w14:textId="5592FA6F" w:rsidR="001434B2" w:rsidRDefault="001434B2" w:rsidP="001434B2">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ab/>
        <w:t xml:space="preserve">3.3.3.     </w:t>
      </w:r>
      <w:r w:rsidRPr="001434B2">
        <w:rPr>
          <w:noProof/>
        </w:rPr>
        <w:t>Visualização dos dados</w:t>
      </w:r>
      <w:r>
        <w:rPr>
          <w:noProof/>
        </w:rPr>
        <w:t>.</w:t>
      </w:r>
      <w:r>
        <w:rPr>
          <w:rFonts w:asciiTheme="minorHAnsi" w:eastAsiaTheme="minorEastAsia" w:hAnsiTheme="minorHAnsi" w:cstheme="minorBidi"/>
          <w:smallCaps w:val="0"/>
          <w:noProof/>
          <w:sz w:val="22"/>
          <w:szCs w:val="22"/>
          <w:lang w:eastAsia="pt-PT"/>
        </w:rPr>
        <w:tab/>
        <w:t>9</w:t>
      </w:r>
    </w:p>
    <w:p w14:paraId="4DD4E63C" w14:textId="54A5407F" w:rsidR="004A00E1" w:rsidRDefault="004A00E1" w:rsidP="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4.</w:t>
      </w:r>
      <w:r>
        <w:rPr>
          <w:rFonts w:asciiTheme="minorHAnsi" w:eastAsiaTheme="minorEastAsia" w:hAnsiTheme="minorHAnsi" w:cstheme="minorBidi"/>
          <w:b w:val="0"/>
          <w:bCs w:val="0"/>
          <w:caps w:val="0"/>
          <w:noProof/>
          <w:sz w:val="22"/>
          <w:szCs w:val="22"/>
          <w:lang w:eastAsia="pt-PT"/>
        </w:rPr>
        <w:tab/>
      </w:r>
      <w:r w:rsidRPr="004A00E1">
        <w:rPr>
          <w:rFonts w:asciiTheme="minorHAnsi" w:eastAsiaTheme="minorEastAsia" w:hAnsiTheme="minorHAnsi" w:cstheme="minorBidi"/>
          <w:b w:val="0"/>
          <w:bCs w:val="0"/>
          <w:caps w:val="0"/>
          <w:noProof/>
          <w:sz w:val="22"/>
          <w:szCs w:val="22"/>
          <w:lang w:eastAsia="pt-PT"/>
        </w:rPr>
        <w:t>ANÁLISE DOS RESULTADOS</w:t>
      </w:r>
      <w:r>
        <w:rPr>
          <w:noProof/>
        </w:rPr>
        <w:tab/>
      </w:r>
      <w:r w:rsidRPr="00D63771">
        <w:rPr>
          <w:noProof/>
          <w:highlight w:val="yellow"/>
          <w:rPrChange w:id="116" w:author="Carlos Campos" w:date="2020-07-08T09:37:00Z">
            <w:rPr>
              <w:noProof/>
            </w:rPr>
          </w:rPrChange>
        </w:rPr>
        <w:fldChar w:fldCharType="begin"/>
      </w:r>
      <w:r w:rsidRPr="00D63771">
        <w:rPr>
          <w:noProof/>
          <w:highlight w:val="yellow"/>
          <w:rPrChange w:id="117" w:author="Carlos Campos" w:date="2020-07-08T09:37:00Z">
            <w:rPr>
              <w:noProof/>
            </w:rPr>
          </w:rPrChange>
        </w:rPr>
        <w:instrText xml:space="preserve"> PAGEREF _Toc444444302 \h </w:instrText>
      </w:r>
      <w:r w:rsidRPr="00D63771">
        <w:rPr>
          <w:noProof/>
          <w:highlight w:val="yellow"/>
          <w:rPrChange w:id="118" w:author="Carlos Campos" w:date="2020-07-08T09:37:00Z">
            <w:rPr>
              <w:noProof/>
              <w:highlight w:val="yellow"/>
            </w:rPr>
          </w:rPrChange>
        </w:rPr>
      </w:r>
      <w:r w:rsidRPr="00D63771">
        <w:rPr>
          <w:noProof/>
          <w:highlight w:val="yellow"/>
          <w:rPrChange w:id="119" w:author="Carlos Campos" w:date="2020-07-08T09:37:00Z">
            <w:rPr>
              <w:noProof/>
            </w:rPr>
          </w:rPrChange>
        </w:rPr>
        <w:fldChar w:fldCharType="separate"/>
      </w:r>
      <w:r w:rsidRPr="00D63771">
        <w:rPr>
          <w:noProof/>
          <w:highlight w:val="yellow"/>
          <w:rPrChange w:id="120" w:author="Carlos Campos" w:date="2020-07-08T09:37:00Z">
            <w:rPr>
              <w:noProof/>
            </w:rPr>
          </w:rPrChange>
        </w:rPr>
        <w:t>7</w:t>
      </w:r>
      <w:r w:rsidRPr="00D63771">
        <w:rPr>
          <w:noProof/>
          <w:highlight w:val="yellow"/>
          <w:rPrChange w:id="121" w:author="Carlos Campos" w:date="2020-07-08T09:37:00Z">
            <w:rPr>
              <w:noProof/>
            </w:rPr>
          </w:rPrChange>
        </w:rPr>
        <w:fldChar w:fldCharType="end"/>
      </w:r>
    </w:p>
    <w:p w14:paraId="7B9169D4" w14:textId="52188F92"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4.1.</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Interface de supervisionamento de linha</w:t>
      </w:r>
      <w:r>
        <w:rPr>
          <w:noProof/>
        </w:rPr>
        <w:tab/>
      </w:r>
      <w:r>
        <w:rPr>
          <w:noProof/>
        </w:rPr>
        <w:fldChar w:fldCharType="begin"/>
      </w:r>
      <w:r>
        <w:rPr>
          <w:noProof/>
        </w:rPr>
        <w:instrText xml:space="preserve"> PAGEREF _Toc444444303 \h </w:instrText>
      </w:r>
      <w:r>
        <w:rPr>
          <w:noProof/>
        </w:rPr>
      </w:r>
      <w:r>
        <w:rPr>
          <w:noProof/>
        </w:rPr>
        <w:fldChar w:fldCharType="separate"/>
      </w:r>
      <w:r>
        <w:rPr>
          <w:noProof/>
        </w:rPr>
        <w:t>8</w:t>
      </w:r>
      <w:r>
        <w:rPr>
          <w:noProof/>
        </w:rPr>
        <w:fldChar w:fldCharType="end"/>
      </w:r>
    </w:p>
    <w:p w14:paraId="1495E8A6" w14:textId="79D3DC3B" w:rsidR="004A00E1" w:rsidRDefault="004A00E1" w:rsidP="004A00E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4.2.</w:t>
      </w:r>
      <w:r>
        <w:rPr>
          <w:rFonts w:asciiTheme="minorHAnsi" w:eastAsiaTheme="minorEastAsia" w:hAnsiTheme="minorHAnsi" w:cstheme="minorBidi"/>
          <w:smallCaps w:val="0"/>
          <w:noProof/>
          <w:sz w:val="22"/>
          <w:szCs w:val="22"/>
          <w:lang w:eastAsia="pt-PT"/>
        </w:rPr>
        <w:tab/>
      </w:r>
      <w:r w:rsidRPr="004A00E1">
        <w:rPr>
          <w:rFonts w:asciiTheme="minorHAnsi" w:eastAsiaTheme="minorEastAsia" w:hAnsiTheme="minorHAnsi" w:cstheme="minorBidi"/>
          <w:smallCaps w:val="0"/>
          <w:noProof/>
          <w:sz w:val="22"/>
          <w:szCs w:val="22"/>
          <w:lang w:eastAsia="pt-PT"/>
        </w:rPr>
        <w:t xml:space="preserve">Aplicação Web para analise estatística  </w:t>
      </w:r>
      <w:r>
        <w:rPr>
          <w:noProof/>
        </w:rPr>
        <w:tab/>
      </w:r>
      <w:r>
        <w:rPr>
          <w:noProof/>
        </w:rPr>
        <w:fldChar w:fldCharType="begin"/>
      </w:r>
      <w:r>
        <w:rPr>
          <w:noProof/>
        </w:rPr>
        <w:instrText xml:space="preserve"> PAGEREF _Toc444444304 \h </w:instrText>
      </w:r>
      <w:r>
        <w:rPr>
          <w:noProof/>
        </w:rPr>
      </w:r>
      <w:r>
        <w:rPr>
          <w:noProof/>
        </w:rPr>
        <w:fldChar w:fldCharType="separate"/>
      </w:r>
      <w:r>
        <w:rPr>
          <w:noProof/>
        </w:rPr>
        <w:t>8</w:t>
      </w:r>
      <w:r>
        <w:rPr>
          <w:noProof/>
        </w:rPr>
        <w:fldChar w:fldCharType="end"/>
      </w:r>
    </w:p>
    <w:p w14:paraId="47D54A9F" w14:textId="0D89A7CA" w:rsidR="002E1A7F" w:rsidRDefault="004A00E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del w:id="122" w:author="Andre Marques" w:date="2020-07-12T17:03:00Z">
        <w:r w:rsidDel="00AA5AC0">
          <w:rPr>
            <w:noProof/>
          </w:rPr>
          <w:delText>5.</w:delText>
        </w:r>
        <w:r w:rsidDel="00AA5AC0">
          <w:rPr>
            <w:rFonts w:asciiTheme="minorHAnsi" w:eastAsiaTheme="minorEastAsia" w:hAnsiTheme="minorHAnsi" w:cstheme="minorBidi"/>
            <w:b w:val="0"/>
            <w:bCs w:val="0"/>
            <w:caps w:val="0"/>
            <w:noProof/>
            <w:sz w:val="22"/>
            <w:szCs w:val="22"/>
            <w:lang w:eastAsia="pt-PT"/>
          </w:rPr>
          <w:tab/>
        </w:r>
      </w:del>
      <w:r>
        <w:rPr>
          <w:noProof/>
        </w:rPr>
        <w:t>CONCLUSÕES</w:t>
      </w:r>
      <w:r>
        <w:rPr>
          <w:noProof/>
        </w:rPr>
        <w:tab/>
      </w:r>
      <w:r>
        <w:rPr>
          <w:noProof/>
        </w:rPr>
        <w:fldChar w:fldCharType="begin"/>
      </w:r>
      <w:r>
        <w:rPr>
          <w:noProof/>
        </w:rPr>
        <w:instrText xml:space="preserve"> PAGEREF _Toc444444302 \h </w:instrText>
      </w:r>
      <w:r>
        <w:rPr>
          <w:noProof/>
        </w:rPr>
      </w:r>
      <w:r>
        <w:rPr>
          <w:noProof/>
        </w:rPr>
        <w:fldChar w:fldCharType="separate"/>
      </w:r>
      <w:r>
        <w:rPr>
          <w:noProof/>
        </w:rPr>
        <w:t>7</w:t>
      </w:r>
      <w:r>
        <w:rPr>
          <w:noProof/>
        </w:rPr>
        <w:fldChar w:fldCharType="end"/>
      </w:r>
    </w:p>
    <w:p w14:paraId="7F62D5EE" w14:textId="74F6BB75" w:rsidR="00341DF5" w:rsidRPr="004A00E1" w:rsidRDefault="00F53A65" w:rsidP="004A00E1">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9C0C98">
        <w:rPr>
          <w:noProof/>
        </w:rPr>
        <w:t>Referências Documentais</w:t>
      </w:r>
      <w:r>
        <w:rPr>
          <w:noProof/>
        </w:rPr>
        <w:tab/>
      </w:r>
      <w:r w:rsidR="008B7C94">
        <w:rPr>
          <w:noProof/>
        </w:rPr>
        <w:fldChar w:fldCharType="begin"/>
      </w:r>
      <w:r>
        <w:rPr>
          <w:noProof/>
        </w:rPr>
        <w:instrText xml:space="preserve"> PAGEREF _Toc444444318 \h </w:instrText>
      </w:r>
      <w:r w:rsidR="008B7C94">
        <w:rPr>
          <w:noProof/>
        </w:rPr>
      </w:r>
      <w:r w:rsidR="008B7C94">
        <w:rPr>
          <w:noProof/>
        </w:rPr>
        <w:fldChar w:fldCharType="separate"/>
      </w:r>
      <w:r>
        <w:rPr>
          <w:noProof/>
        </w:rPr>
        <w:t>17</w:t>
      </w:r>
      <w:r w:rsidR="008B7C94">
        <w:rPr>
          <w:noProof/>
        </w:rPr>
        <w:fldChar w:fldCharType="end"/>
      </w:r>
      <w:r w:rsidR="008B7C94">
        <w:rPr>
          <w:bCs w:val="0"/>
          <w:caps w:val="0"/>
          <w:sz w:val="24"/>
          <w:szCs w:val="24"/>
        </w:rPr>
        <w:fldChar w:fldCharType="end"/>
      </w:r>
    </w:p>
    <w:p w14:paraId="0DB60C0B" w14:textId="77777777" w:rsidR="00BC717D" w:rsidRDefault="00BC717D" w:rsidP="00BC717D">
      <w:pPr>
        <w:sectPr w:rsidR="00BC717D" w:rsidSect="00143BC0">
          <w:type w:val="oddPage"/>
          <w:pgSz w:w="11906" w:h="16838" w:code="9"/>
          <w:pgMar w:top="1418" w:right="1418" w:bottom="1418" w:left="1701" w:header="709" w:footer="567" w:gutter="0"/>
          <w:pgNumType w:fmt="lowerRoman"/>
          <w:cols w:space="720"/>
        </w:sectPr>
      </w:pPr>
    </w:p>
    <w:p w14:paraId="1BF8A9C9" w14:textId="77777777" w:rsidR="002E7611" w:rsidRDefault="003605FD" w:rsidP="005D2145">
      <w:pPr>
        <w:pStyle w:val="Secononumerada"/>
      </w:pPr>
      <w:bookmarkStart w:id="123" w:name="_Toc444444294"/>
      <w:r>
        <w:lastRenderedPageBreak/>
        <w:t>Índice</w:t>
      </w:r>
      <w:r w:rsidR="001B6414" w:rsidRPr="00341DF5">
        <w:t xml:space="preserve"> de Figuras</w:t>
      </w:r>
      <w:bookmarkEnd w:id="123"/>
    </w:p>
    <w:p w14:paraId="2D9648CE" w14:textId="77777777" w:rsidR="00832561" w:rsidRDefault="008B7C94">
      <w:pPr>
        <w:pStyle w:val="ndicedeilustraes"/>
        <w:tabs>
          <w:tab w:val="left" w:pos="1100"/>
          <w:tab w:val="right" w:leader="dot" w:pos="8777"/>
        </w:tabs>
        <w:rPr>
          <w:rFonts w:asciiTheme="minorHAnsi" w:eastAsiaTheme="minorEastAsia" w:hAnsiTheme="minorHAnsi" w:cstheme="minorBidi"/>
          <w:noProof/>
          <w:szCs w:val="22"/>
          <w:lang w:eastAsia="pt-PT"/>
        </w:rPr>
      </w:pPr>
      <w:r>
        <w:rPr>
          <w:bCs/>
          <w:i/>
          <w:sz w:val="24"/>
          <w:szCs w:val="24"/>
          <w:lang w:val="en-US"/>
        </w:rPr>
        <w:fldChar w:fldCharType="begin"/>
      </w:r>
      <w:r w:rsidR="00094051" w:rsidRPr="00094051">
        <w:rPr>
          <w:bCs/>
          <w:i/>
          <w:sz w:val="24"/>
          <w:szCs w:val="24"/>
        </w:rPr>
        <w:instrText xml:space="preserve"> TOC \f F \t "Legenda Figura" \c "Figura" </w:instrText>
      </w:r>
      <w:r>
        <w:rPr>
          <w:bCs/>
          <w:i/>
          <w:sz w:val="24"/>
          <w:szCs w:val="24"/>
          <w:lang w:val="en-US"/>
        </w:rPr>
        <w:fldChar w:fldCharType="separate"/>
      </w:r>
      <w:r w:rsidR="00832561">
        <w:rPr>
          <w:noProof/>
        </w:rPr>
        <w:t>Figura 1</w:t>
      </w:r>
      <w:r w:rsidR="00832561">
        <w:rPr>
          <w:rFonts w:asciiTheme="minorHAnsi" w:eastAsiaTheme="minorEastAsia" w:hAnsiTheme="minorHAnsi" w:cstheme="minorBidi"/>
          <w:noProof/>
          <w:szCs w:val="22"/>
          <w:lang w:eastAsia="pt-PT"/>
        </w:rPr>
        <w:tab/>
      </w:r>
      <w:r w:rsidR="00832561">
        <w:rPr>
          <w:noProof/>
        </w:rPr>
        <w:t>Arquitetura do OSS 5620 SAM-O [1]</w:t>
      </w:r>
      <w:r w:rsidR="00832561">
        <w:rPr>
          <w:noProof/>
        </w:rPr>
        <w:tab/>
      </w:r>
      <w:r>
        <w:rPr>
          <w:noProof/>
        </w:rPr>
        <w:fldChar w:fldCharType="begin"/>
      </w:r>
      <w:r w:rsidR="00832561">
        <w:rPr>
          <w:noProof/>
        </w:rPr>
        <w:instrText xml:space="preserve"> PAGEREF _Toc444444362 \h </w:instrText>
      </w:r>
      <w:r>
        <w:rPr>
          <w:noProof/>
        </w:rPr>
      </w:r>
      <w:r>
        <w:rPr>
          <w:noProof/>
        </w:rPr>
        <w:fldChar w:fldCharType="separate"/>
      </w:r>
      <w:r w:rsidR="00832561">
        <w:rPr>
          <w:noProof/>
        </w:rPr>
        <w:t>4</w:t>
      </w:r>
      <w:r>
        <w:rPr>
          <w:noProof/>
        </w:rPr>
        <w:fldChar w:fldCharType="end"/>
      </w:r>
    </w:p>
    <w:p w14:paraId="7973D6EE" w14:textId="50EC1C4A" w:rsidR="00832561" w:rsidRDefault="00832561">
      <w:pPr>
        <w:pStyle w:val="ndicedeilustraes"/>
        <w:tabs>
          <w:tab w:val="left" w:pos="1100"/>
          <w:tab w:val="right" w:leader="dot" w:pos="8777"/>
        </w:tabs>
        <w:rPr>
          <w:noProof/>
        </w:rPr>
      </w:pPr>
      <w:r>
        <w:rPr>
          <w:noProof/>
        </w:rPr>
        <w:t xml:space="preserve">Figura </w:t>
      </w:r>
      <w:r w:rsidR="004A00E1">
        <w:rPr>
          <w:noProof/>
        </w:rPr>
        <w:t>2</w:t>
      </w:r>
      <w:r>
        <w:rPr>
          <w:rFonts w:asciiTheme="minorHAnsi" w:eastAsiaTheme="minorEastAsia" w:hAnsiTheme="minorHAnsi" w:cstheme="minorBidi"/>
          <w:noProof/>
          <w:szCs w:val="22"/>
          <w:lang w:eastAsia="pt-PT"/>
        </w:rPr>
        <w:tab/>
      </w:r>
      <w:r w:rsidR="004A00E1" w:rsidRPr="004A00E1">
        <w:rPr>
          <w:noProof/>
        </w:rPr>
        <w:t>Esquema geral do sistema</w:t>
      </w:r>
      <w:r>
        <w:rPr>
          <w:noProof/>
        </w:rPr>
        <w:tab/>
      </w:r>
      <w:r w:rsidR="008B7C94">
        <w:rPr>
          <w:noProof/>
        </w:rPr>
        <w:fldChar w:fldCharType="begin"/>
      </w:r>
      <w:r>
        <w:rPr>
          <w:noProof/>
        </w:rPr>
        <w:instrText xml:space="preserve"> PAGEREF _Toc444444363 \h </w:instrText>
      </w:r>
      <w:r w:rsidR="008B7C94">
        <w:rPr>
          <w:noProof/>
        </w:rPr>
      </w:r>
      <w:r w:rsidR="008B7C94">
        <w:rPr>
          <w:noProof/>
        </w:rPr>
        <w:fldChar w:fldCharType="separate"/>
      </w:r>
      <w:r>
        <w:rPr>
          <w:noProof/>
        </w:rPr>
        <w:t>11</w:t>
      </w:r>
      <w:r w:rsidR="008B7C94">
        <w:rPr>
          <w:noProof/>
        </w:rPr>
        <w:fldChar w:fldCharType="end"/>
      </w:r>
    </w:p>
    <w:p w14:paraId="582369D1" w14:textId="0EFE549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3</w:t>
      </w:r>
      <w:r>
        <w:rPr>
          <w:rFonts w:asciiTheme="minorHAnsi" w:eastAsiaTheme="minorEastAsia" w:hAnsiTheme="minorHAnsi" w:cstheme="minorBidi"/>
          <w:noProof/>
          <w:szCs w:val="22"/>
          <w:lang w:eastAsia="pt-PT"/>
        </w:rPr>
        <w:tab/>
      </w:r>
      <w:r w:rsidRPr="004A00E1">
        <w:rPr>
          <w:noProof/>
        </w:rPr>
        <w:t>Modelo Jinja2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19F6D03" w14:textId="1E2A91A5"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4</w:t>
      </w:r>
      <w:r>
        <w:rPr>
          <w:rFonts w:asciiTheme="minorHAnsi" w:eastAsiaTheme="minorEastAsia" w:hAnsiTheme="minorHAnsi" w:cstheme="minorBidi"/>
          <w:noProof/>
          <w:szCs w:val="22"/>
          <w:lang w:eastAsia="pt-PT"/>
        </w:rPr>
        <w:tab/>
      </w:r>
      <w:r w:rsidRPr="004A00E1">
        <w:rPr>
          <w:noProof/>
        </w:rPr>
        <w:t>Estrutura FlaskApp [4]</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C25F01F" w14:textId="25032D81"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5</w:t>
      </w:r>
      <w:r>
        <w:rPr>
          <w:rFonts w:asciiTheme="minorHAnsi" w:eastAsiaTheme="minorEastAsia" w:hAnsiTheme="minorHAnsi" w:cstheme="minorBidi"/>
          <w:noProof/>
          <w:szCs w:val="22"/>
          <w:lang w:eastAsia="pt-PT"/>
        </w:rPr>
        <w:tab/>
      </w:r>
      <w:r w:rsidRPr="004A00E1">
        <w:rPr>
          <w:noProof/>
        </w:rPr>
        <w:t>Estrutura de um objeto JSON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6799B8C" w14:textId="64C700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6</w:t>
      </w:r>
      <w:r>
        <w:rPr>
          <w:rFonts w:asciiTheme="minorHAnsi" w:eastAsiaTheme="minorEastAsia" w:hAnsiTheme="minorHAnsi" w:cstheme="minorBidi"/>
          <w:noProof/>
          <w:szCs w:val="22"/>
          <w:lang w:eastAsia="pt-PT"/>
        </w:rPr>
        <w:tab/>
      </w:r>
      <w:r>
        <w:rPr>
          <w:noProof/>
        </w:rPr>
        <w:t>Diagrama de estados [7]</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2510BDF" w14:textId="4453569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7</w:t>
      </w:r>
      <w:r>
        <w:rPr>
          <w:rFonts w:asciiTheme="minorHAnsi" w:eastAsiaTheme="minorEastAsia" w:hAnsiTheme="minorHAnsi" w:cstheme="minorBidi"/>
          <w:noProof/>
          <w:szCs w:val="22"/>
          <w:lang w:eastAsia="pt-PT"/>
        </w:rPr>
        <w:tab/>
      </w:r>
      <w:r w:rsidRPr="004A00E1">
        <w:rPr>
          <w:noProof/>
        </w:rPr>
        <w:t>Fluxograma função ConnectComPort ()</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A4144D4" w14:textId="534197C7"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8</w:t>
      </w:r>
      <w:r>
        <w:rPr>
          <w:rFonts w:asciiTheme="minorHAnsi" w:eastAsiaTheme="minorEastAsia" w:hAnsiTheme="minorHAnsi" w:cstheme="minorBidi"/>
          <w:noProof/>
          <w:szCs w:val="22"/>
          <w:lang w:eastAsia="pt-PT"/>
        </w:rPr>
        <w:tab/>
      </w:r>
      <w:r w:rsidRPr="004A00E1">
        <w:rPr>
          <w:noProof/>
        </w:rPr>
        <w:t>Diagrama de interações da interface gráfica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4FA3231" w14:textId="580A0A5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9</w:t>
      </w:r>
      <w:r>
        <w:rPr>
          <w:rFonts w:asciiTheme="minorHAnsi" w:eastAsiaTheme="minorEastAsia" w:hAnsiTheme="minorHAnsi" w:cstheme="minorBidi"/>
          <w:noProof/>
          <w:szCs w:val="22"/>
          <w:lang w:eastAsia="pt-PT"/>
        </w:rPr>
        <w:tab/>
      </w:r>
      <w:r w:rsidRPr="004A00E1">
        <w:rPr>
          <w:noProof/>
        </w:rPr>
        <w:t>Mapa de diretórios da aplicação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0D64259F" w14:textId="766DE62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10</w:t>
      </w:r>
      <w:r>
        <w:rPr>
          <w:rFonts w:asciiTheme="minorHAnsi" w:eastAsiaTheme="minorEastAsia" w:hAnsiTheme="minorHAnsi" w:cstheme="minorBidi"/>
          <w:noProof/>
          <w:szCs w:val="22"/>
          <w:lang w:eastAsia="pt-PT"/>
        </w:rPr>
        <w:tab/>
      </w:r>
      <w:r w:rsidRPr="004A00E1">
        <w:rPr>
          <w:noProof/>
        </w:rPr>
        <w:t>Fluxograma da função “getData()”</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5603F17E" w14:textId="13E6843B"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11</w:t>
      </w:r>
      <w:r>
        <w:rPr>
          <w:rFonts w:asciiTheme="minorHAnsi" w:eastAsiaTheme="minorEastAsia" w:hAnsiTheme="minorHAnsi" w:cstheme="minorBidi"/>
          <w:noProof/>
          <w:szCs w:val="22"/>
          <w:lang w:eastAsia="pt-PT"/>
        </w:rPr>
        <w:tab/>
      </w:r>
      <w:r w:rsidRPr="004A00E1">
        <w:rPr>
          <w:noProof/>
        </w:rPr>
        <w:t>Fluxograma do ficheiro “interface.js”</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70545978" w14:textId="49BB2389"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12</w:t>
      </w:r>
      <w:r>
        <w:rPr>
          <w:rFonts w:asciiTheme="minorHAnsi" w:eastAsiaTheme="minorEastAsia" w:hAnsiTheme="minorHAnsi" w:cstheme="minorBidi"/>
          <w:noProof/>
          <w:szCs w:val="22"/>
          <w:lang w:eastAsia="pt-PT"/>
        </w:rPr>
        <w:tab/>
      </w:r>
      <w:r w:rsidRPr="004A00E1">
        <w:rPr>
          <w:noProof/>
        </w:rPr>
        <w:t>Fluxograma do algoritmo “get_data_day()”</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EF9439B" w14:textId="5905635C"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13</w:t>
      </w:r>
      <w:r>
        <w:rPr>
          <w:rFonts w:asciiTheme="minorHAnsi" w:eastAsiaTheme="minorEastAsia" w:hAnsiTheme="minorHAnsi" w:cstheme="minorBidi"/>
          <w:noProof/>
          <w:szCs w:val="22"/>
          <w:lang w:eastAsia="pt-PT"/>
        </w:rPr>
        <w:tab/>
      </w:r>
      <w:r w:rsidRPr="004A00E1">
        <w:rPr>
          <w:noProof/>
        </w:rPr>
        <w:t>Fluxograma do algoritmo “get_data_hour()”</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631E0658" w14:textId="0F1C9AEE"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14</w:t>
      </w:r>
      <w:r>
        <w:rPr>
          <w:rFonts w:asciiTheme="minorHAnsi" w:eastAsiaTheme="minorEastAsia" w:hAnsiTheme="minorHAnsi" w:cstheme="minorBidi"/>
          <w:noProof/>
          <w:szCs w:val="22"/>
          <w:lang w:eastAsia="pt-PT"/>
        </w:rPr>
        <w:tab/>
      </w:r>
      <w:r w:rsidRPr="004A00E1">
        <w:rPr>
          <w:noProof/>
        </w:rPr>
        <w:t>Interface gráfica de supervisionamento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1E64676" w14:textId="76073A82"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15</w:t>
      </w:r>
      <w:r>
        <w:rPr>
          <w:rFonts w:asciiTheme="minorHAnsi" w:eastAsiaTheme="minorEastAsia" w:hAnsiTheme="minorHAnsi" w:cstheme="minorBidi"/>
          <w:noProof/>
          <w:szCs w:val="22"/>
          <w:lang w:eastAsia="pt-PT"/>
        </w:rPr>
        <w:tab/>
      </w:r>
      <w:r w:rsidRPr="004A00E1">
        <w:rPr>
          <w:noProof/>
        </w:rPr>
        <w:t>Página de Login</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A29C8A0" w14:textId="3B37997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16</w:t>
      </w:r>
      <w:r>
        <w:rPr>
          <w:rFonts w:asciiTheme="minorHAnsi" w:eastAsiaTheme="minorEastAsia" w:hAnsiTheme="minorHAnsi" w:cstheme="minorBidi"/>
          <w:noProof/>
          <w:szCs w:val="22"/>
          <w:lang w:eastAsia="pt-PT"/>
        </w:rPr>
        <w:tab/>
      </w:r>
      <w:r w:rsidRPr="004A00E1">
        <w:rPr>
          <w:noProof/>
        </w:rPr>
        <w:t>Página “home”</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40027EF6" w14:textId="6E616CB4"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17</w:t>
      </w:r>
      <w:r>
        <w:rPr>
          <w:rFonts w:asciiTheme="minorHAnsi" w:eastAsiaTheme="minorEastAsia" w:hAnsiTheme="minorHAnsi" w:cstheme="minorBidi"/>
          <w:noProof/>
          <w:szCs w:val="22"/>
          <w:lang w:eastAsia="pt-PT"/>
        </w:rPr>
        <w:tab/>
      </w:r>
      <w:r w:rsidRPr="004A00E1">
        <w:rPr>
          <w:noProof/>
        </w:rPr>
        <w:t>Página “Produção”</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ACD7F3B" w14:textId="435FE42D"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18</w:t>
      </w:r>
      <w:r>
        <w:rPr>
          <w:rFonts w:asciiTheme="minorHAnsi" w:eastAsiaTheme="minorEastAsia" w:hAnsiTheme="minorHAnsi" w:cstheme="minorBidi"/>
          <w:noProof/>
          <w:szCs w:val="22"/>
          <w:lang w:eastAsia="pt-PT"/>
        </w:rPr>
        <w:tab/>
      </w:r>
      <w:r w:rsidRPr="004A00E1">
        <w:rPr>
          <w:noProof/>
        </w:rPr>
        <w:t>Página “Dashboard”</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3E85F596" w14:textId="7D59940A" w:rsidR="004A00E1" w:rsidRDefault="004A00E1" w:rsidP="004A00E1">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Figura 19</w:t>
      </w:r>
      <w:r>
        <w:rPr>
          <w:rFonts w:asciiTheme="minorHAnsi" w:eastAsiaTheme="minorEastAsia" w:hAnsiTheme="minorHAnsi" w:cstheme="minorBidi"/>
          <w:noProof/>
          <w:szCs w:val="22"/>
          <w:lang w:eastAsia="pt-PT"/>
        </w:rPr>
        <w:tab/>
      </w:r>
      <w:r w:rsidRPr="004A00E1">
        <w:rPr>
          <w:noProof/>
        </w:rPr>
        <w:t>Página “</w:t>
      </w:r>
      <w:r>
        <w:rPr>
          <w:noProof/>
        </w:rPr>
        <w:t>Live</w:t>
      </w:r>
      <w:r w:rsidRPr="004A00E1">
        <w:rPr>
          <w:noProof/>
        </w:rPr>
        <w:t>”</w:t>
      </w:r>
      <w:r>
        <w:rPr>
          <w:noProof/>
        </w:rPr>
        <w:tab/>
      </w:r>
      <w:r>
        <w:rPr>
          <w:noProof/>
        </w:rPr>
        <w:fldChar w:fldCharType="begin"/>
      </w:r>
      <w:r>
        <w:rPr>
          <w:noProof/>
        </w:rPr>
        <w:instrText xml:space="preserve"> PAGEREF _Toc444444363 \h </w:instrText>
      </w:r>
      <w:r>
        <w:rPr>
          <w:noProof/>
        </w:rPr>
      </w:r>
      <w:r>
        <w:rPr>
          <w:noProof/>
        </w:rPr>
        <w:fldChar w:fldCharType="separate"/>
      </w:r>
      <w:r>
        <w:rPr>
          <w:noProof/>
        </w:rPr>
        <w:t>11</w:t>
      </w:r>
      <w:r>
        <w:rPr>
          <w:noProof/>
        </w:rPr>
        <w:fldChar w:fldCharType="end"/>
      </w:r>
    </w:p>
    <w:p w14:paraId="1FF0135C" w14:textId="77777777" w:rsidR="004A00E1" w:rsidRPr="004A00E1" w:rsidRDefault="004A00E1" w:rsidP="004A00E1">
      <w:pPr>
        <w:rPr>
          <w:rFonts w:eastAsiaTheme="minorEastAsia"/>
        </w:rPr>
      </w:pPr>
    </w:p>
    <w:p w14:paraId="6C096F54" w14:textId="77777777" w:rsidR="003605FD" w:rsidRPr="00306766" w:rsidRDefault="008B7C94" w:rsidP="003605FD">
      <w:pPr>
        <w:pStyle w:val="Secononumerada"/>
        <w:sectPr w:rsidR="003605FD" w:rsidRPr="00306766" w:rsidSect="00143BC0">
          <w:type w:val="oddPage"/>
          <w:pgSz w:w="11906" w:h="16838" w:code="9"/>
          <w:pgMar w:top="1418" w:right="1418" w:bottom="1418" w:left="1701" w:header="709" w:footer="567" w:gutter="0"/>
          <w:pgNumType w:fmt="lowerRoman"/>
          <w:cols w:space="720"/>
        </w:sectPr>
      </w:pPr>
      <w:r>
        <w:rPr>
          <w:bCs w:val="0"/>
          <w:i w:val="0"/>
          <w:sz w:val="24"/>
          <w:szCs w:val="24"/>
          <w:lang w:val="en-US"/>
        </w:rPr>
        <w:lastRenderedPageBreak/>
        <w:fldChar w:fldCharType="end"/>
      </w:r>
    </w:p>
    <w:p w14:paraId="4100E7EB" w14:textId="77777777" w:rsidR="005D2145" w:rsidRDefault="003605FD" w:rsidP="005D2145">
      <w:pPr>
        <w:pStyle w:val="Secononumerada"/>
      </w:pPr>
      <w:bookmarkStart w:id="124" w:name="_Toc444444295"/>
      <w:r>
        <w:lastRenderedPageBreak/>
        <w:t>Índice</w:t>
      </w:r>
      <w:r w:rsidR="005D2145" w:rsidRPr="00341DF5">
        <w:t xml:space="preserve"> de </w:t>
      </w:r>
      <w:r w:rsidR="005D2145">
        <w:t>Tabelas</w:t>
      </w:r>
      <w:bookmarkEnd w:id="124"/>
    </w:p>
    <w:p w14:paraId="5ACE0CB1" w14:textId="3B970CB2" w:rsidR="004F23F6" w:rsidRDefault="008B7C94">
      <w:pPr>
        <w:pStyle w:val="ndicedeilustraes"/>
        <w:tabs>
          <w:tab w:val="left" w:pos="1100"/>
          <w:tab w:val="right" w:leader="dot" w:pos="8777"/>
        </w:tabs>
        <w:rPr>
          <w:ins w:id="125" w:author="Andre Marques" w:date="2020-07-12T16:22:00Z"/>
          <w:noProof/>
        </w:rPr>
      </w:pPr>
      <w:r>
        <w:rPr>
          <w:sz w:val="24"/>
          <w:szCs w:val="24"/>
          <w:lang w:val="en-US"/>
        </w:rPr>
        <w:fldChar w:fldCharType="begin"/>
      </w:r>
      <w:r w:rsidR="00094051" w:rsidRPr="00094051">
        <w:rPr>
          <w:sz w:val="24"/>
          <w:szCs w:val="24"/>
        </w:rPr>
        <w:instrText xml:space="preserve"> TOC \t "Legenda Tabela" \c </w:instrText>
      </w:r>
      <w:r>
        <w:rPr>
          <w:sz w:val="24"/>
          <w:szCs w:val="24"/>
          <w:lang w:val="en-US"/>
        </w:rPr>
        <w:fldChar w:fldCharType="separate"/>
      </w:r>
      <w:r w:rsidR="004F23F6">
        <w:rPr>
          <w:noProof/>
        </w:rPr>
        <w:t>Tabela 1</w:t>
      </w:r>
      <w:r w:rsidR="004F23F6">
        <w:rPr>
          <w:rFonts w:asciiTheme="minorHAnsi" w:eastAsiaTheme="minorEastAsia" w:hAnsiTheme="minorHAnsi" w:cstheme="minorBidi"/>
          <w:noProof/>
          <w:szCs w:val="22"/>
          <w:lang w:eastAsia="pt-PT"/>
        </w:rPr>
        <w:tab/>
      </w:r>
      <w:r w:rsidR="004F23F6">
        <w:rPr>
          <w:noProof/>
        </w:rPr>
        <w:t>Calendarização do projeto</w:t>
      </w:r>
      <w:r w:rsidR="004F23F6">
        <w:rPr>
          <w:noProof/>
        </w:rPr>
        <w:tab/>
      </w:r>
      <w:r>
        <w:rPr>
          <w:noProof/>
        </w:rPr>
        <w:fldChar w:fldCharType="begin"/>
      </w:r>
      <w:r w:rsidR="004F23F6">
        <w:rPr>
          <w:noProof/>
        </w:rPr>
        <w:instrText xml:space="preserve"> PAGEREF _Toc444445412 \h </w:instrText>
      </w:r>
      <w:r>
        <w:rPr>
          <w:noProof/>
        </w:rPr>
      </w:r>
      <w:r>
        <w:rPr>
          <w:noProof/>
        </w:rPr>
        <w:fldChar w:fldCharType="separate"/>
      </w:r>
      <w:r w:rsidR="004F23F6">
        <w:rPr>
          <w:noProof/>
        </w:rPr>
        <w:t>5</w:t>
      </w:r>
      <w:r>
        <w:rPr>
          <w:noProof/>
        </w:rPr>
        <w:fldChar w:fldCharType="end"/>
      </w:r>
    </w:p>
    <w:p w14:paraId="458FD300" w14:textId="0A87C3AB" w:rsidR="00C37200" w:rsidRDefault="00C37200" w:rsidP="00C37200">
      <w:pPr>
        <w:pStyle w:val="ndicedeilustraes"/>
        <w:tabs>
          <w:tab w:val="left" w:pos="1100"/>
          <w:tab w:val="right" w:leader="dot" w:pos="8777"/>
        </w:tabs>
        <w:rPr>
          <w:ins w:id="126" w:author="Andre Marques" w:date="2020-07-12T16:22:00Z"/>
          <w:rFonts w:asciiTheme="minorHAnsi" w:eastAsiaTheme="minorEastAsia" w:hAnsiTheme="minorHAnsi" w:cstheme="minorBidi"/>
          <w:noProof/>
          <w:szCs w:val="22"/>
          <w:lang w:eastAsia="pt-PT"/>
        </w:rPr>
      </w:pPr>
      <w:ins w:id="127" w:author="Andre Marques" w:date="2020-07-12T16:22:00Z">
        <w:r>
          <w:rPr>
            <w:noProof/>
          </w:rPr>
          <w:t>Tabela 2</w:t>
        </w:r>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28" w:author="Andre Marques" w:date="2020-07-12T16:22:00Z">
        <w:r>
          <w:rPr>
            <w:noProof/>
          </w:rPr>
          <w:fldChar w:fldCharType="separate"/>
        </w:r>
        <w:r>
          <w:rPr>
            <w:noProof/>
          </w:rPr>
          <w:t>5</w:t>
        </w:r>
        <w:r>
          <w:rPr>
            <w:noProof/>
          </w:rPr>
          <w:fldChar w:fldCharType="end"/>
        </w:r>
      </w:ins>
    </w:p>
    <w:p w14:paraId="4FF7D4B8" w14:textId="23759254" w:rsidR="00C37200" w:rsidRDefault="00C37200" w:rsidP="00C37200">
      <w:pPr>
        <w:pStyle w:val="ndicedeilustraes"/>
        <w:tabs>
          <w:tab w:val="left" w:pos="1100"/>
          <w:tab w:val="right" w:leader="dot" w:pos="8777"/>
        </w:tabs>
        <w:rPr>
          <w:ins w:id="129" w:author="Andre Marques" w:date="2020-07-12T16:22:00Z"/>
          <w:rFonts w:asciiTheme="minorHAnsi" w:eastAsiaTheme="minorEastAsia" w:hAnsiTheme="minorHAnsi" w:cstheme="minorBidi"/>
          <w:noProof/>
          <w:szCs w:val="22"/>
          <w:lang w:eastAsia="pt-PT"/>
        </w:rPr>
      </w:pPr>
      <w:ins w:id="130" w:author="Andre Marques" w:date="2020-07-12T16:22:00Z">
        <w:r>
          <w:rPr>
            <w:noProof/>
          </w:rPr>
          <w:t>Tabela 3</w:t>
        </w:r>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31" w:author="Andre Marques" w:date="2020-07-12T16:22:00Z">
        <w:r>
          <w:rPr>
            <w:noProof/>
          </w:rPr>
          <w:fldChar w:fldCharType="separate"/>
        </w:r>
        <w:r>
          <w:rPr>
            <w:noProof/>
          </w:rPr>
          <w:t>5</w:t>
        </w:r>
        <w:r>
          <w:rPr>
            <w:noProof/>
          </w:rPr>
          <w:fldChar w:fldCharType="end"/>
        </w:r>
      </w:ins>
    </w:p>
    <w:p w14:paraId="71A87567" w14:textId="20314100" w:rsidR="00C37200" w:rsidRDefault="00C37200" w:rsidP="00C37200">
      <w:pPr>
        <w:pStyle w:val="ndicedeilustraes"/>
        <w:tabs>
          <w:tab w:val="left" w:pos="1100"/>
          <w:tab w:val="right" w:leader="dot" w:pos="8777"/>
        </w:tabs>
        <w:rPr>
          <w:ins w:id="132" w:author="Andre Marques" w:date="2020-07-12T16:22:00Z"/>
          <w:rFonts w:asciiTheme="minorHAnsi" w:eastAsiaTheme="minorEastAsia" w:hAnsiTheme="minorHAnsi" w:cstheme="minorBidi"/>
          <w:noProof/>
          <w:szCs w:val="22"/>
          <w:lang w:eastAsia="pt-PT"/>
        </w:rPr>
      </w:pPr>
      <w:ins w:id="133" w:author="Andre Marques" w:date="2020-07-12T16:22:00Z">
        <w:r>
          <w:rPr>
            <w:noProof/>
          </w:rPr>
          <w:t>Tabela 4</w:t>
        </w:r>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34" w:author="Andre Marques" w:date="2020-07-12T16:22:00Z">
        <w:r>
          <w:rPr>
            <w:noProof/>
          </w:rPr>
          <w:fldChar w:fldCharType="separate"/>
        </w:r>
        <w:r>
          <w:rPr>
            <w:noProof/>
          </w:rPr>
          <w:t>5</w:t>
        </w:r>
        <w:r>
          <w:rPr>
            <w:noProof/>
          </w:rPr>
          <w:fldChar w:fldCharType="end"/>
        </w:r>
      </w:ins>
    </w:p>
    <w:p w14:paraId="66ACD319" w14:textId="7835B91B" w:rsidR="00C37200" w:rsidRDefault="00C37200" w:rsidP="00C37200">
      <w:pPr>
        <w:pStyle w:val="ndicedeilustraes"/>
        <w:tabs>
          <w:tab w:val="left" w:pos="1100"/>
          <w:tab w:val="right" w:leader="dot" w:pos="8777"/>
        </w:tabs>
        <w:rPr>
          <w:ins w:id="135" w:author="Andre Marques" w:date="2020-07-12T16:22:00Z"/>
          <w:rFonts w:asciiTheme="minorHAnsi" w:eastAsiaTheme="minorEastAsia" w:hAnsiTheme="minorHAnsi" w:cstheme="minorBidi"/>
          <w:noProof/>
          <w:szCs w:val="22"/>
          <w:lang w:eastAsia="pt-PT"/>
        </w:rPr>
      </w:pPr>
      <w:ins w:id="136" w:author="Andre Marques" w:date="2020-07-12T16:22:00Z">
        <w:r>
          <w:rPr>
            <w:noProof/>
          </w:rPr>
          <w:t>Tabela 5</w:t>
        </w:r>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37" w:author="Andre Marques" w:date="2020-07-12T16:22:00Z">
        <w:r>
          <w:rPr>
            <w:noProof/>
          </w:rPr>
          <w:fldChar w:fldCharType="separate"/>
        </w:r>
        <w:r>
          <w:rPr>
            <w:noProof/>
          </w:rPr>
          <w:t>5</w:t>
        </w:r>
        <w:r>
          <w:rPr>
            <w:noProof/>
          </w:rPr>
          <w:fldChar w:fldCharType="end"/>
        </w:r>
      </w:ins>
    </w:p>
    <w:p w14:paraId="400B2955" w14:textId="5EFEF9A6" w:rsidR="00C37200" w:rsidRDefault="00C37200" w:rsidP="00C37200">
      <w:pPr>
        <w:pStyle w:val="ndicedeilustraes"/>
        <w:tabs>
          <w:tab w:val="left" w:pos="1100"/>
          <w:tab w:val="right" w:leader="dot" w:pos="8777"/>
        </w:tabs>
        <w:rPr>
          <w:ins w:id="138" w:author="Andre Marques" w:date="2020-07-12T16:22:00Z"/>
          <w:rFonts w:asciiTheme="minorHAnsi" w:eastAsiaTheme="minorEastAsia" w:hAnsiTheme="minorHAnsi" w:cstheme="minorBidi"/>
          <w:noProof/>
          <w:szCs w:val="22"/>
          <w:lang w:eastAsia="pt-PT"/>
        </w:rPr>
      </w:pPr>
      <w:ins w:id="139" w:author="Andre Marques" w:date="2020-07-12T16:22:00Z">
        <w:r>
          <w:rPr>
            <w:noProof/>
          </w:rPr>
          <w:t xml:space="preserve">Tabela </w:t>
        </w:r>
      </w:ins>
      <w:ins w:id="140" w:author="Andre Marques" w:date="2020-07-12T16:23:00Z">
        <w:r>
          <w:rPr>
            <w:noProof/>
          </w:rPr>
          <w:t>6</w:t>
        </w:r>
      </w:ins>
      <w:ins w:id="141" w:author="Andre Marques" w:date="2020-07-12T16:22:00Z">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42" w:author="Andre Marques" w:date="2020-07-12T16:22:00Z">
        <w:r>
          <w:rPr>
            <w:noProof/>
          </w:rPr>
          <w:fldChar w:fldCharType="separate"/>
        </w:r>
        <w:r>
          <w:rPr>
            <w:noProof/>
          </w:rPr>
          <w:t>5</w:t>
        </w:r>
        <w:r>
          <w:rPr>
            <w:noProof/>
          </w:rPr>
          <w:fldChar w:fldCharType="end"/>
        </w:r>
      </w:ins>
    </w:p>
    <w:p w14:paraId="76BC4279" w14:textId="06F599B8" w:rsidR="00C37200" w:rsidRDefault="00C37200" w:rsidP="00C37200">
      <w:pPr>
        <w:pStyle w:val="ndicedeilustraes"/>
        <w:tabs>
          <w:tab w:val="left" w:pos="1100"/>
          <w:tab w:val="right" w:leader="dot" w:pos="8777"/>
        </w:tabs>
        <w:rPr>
          <w:ins w:id="143" w:author="Andre Marques" w:date="2020-07-12T16:23:00Z"/>
          <w:rFonts w:asciiTheme="minorHAnsi" w:eastAsiaTheme="minorEastAsia" w:hAnsiTheme="minorHAnsi" w:cstheme="minorBidi"/>
          <w:noProof/>
          <w:szCs w:val="22"/>
          <w:lang w:eastAsia="pt-PT"/>
        </w:rPr>
      </w:pPr>
      <w:ins w:id="144" w:author="Andre Marques" w:date="2020-07-12T16:23:00Z">
        <w:r>
          <w:rPr>
            <w:noProof/>
          </w:rPr>
          <w:t>Tabela 7</w:t>
        </w:r>
        <w:r>
          <w:rPr>
            <w:rFonts w:asciiTheme="minorHAnsi" w:eastAsiaTheme="minorEastAsia" w:hAnsiTheme="minorHAnsi" w:cstheme="minorBidi"/>
            <w:noProof/>
            <w:szCs w:val="22"/>
            <w:lang w:eastAsia="pt-PT"/>
          </w:rPr>
          <w:tab/>
        </w:r>
        <w:r>
          <w:rPr>
            <w:noProof/>
          </w:rPr>
          <w:t>Calendarização do projeto</w:t>
        </w:r>
        <w:r>
          <w:rPr>
            <w:noProof/>
          </w:rPr>
          <w:tab/>
        </w:r>
        <w:r>
          <w:rPr>
            <w:noProof/>
          </w:rPr>
          <w:fldChar w:fldCharType="begin"/>
        </w:r>
        <w:r>
          <w:rPr>
            <w:noProof/>
          </w:rPr>
          <w:instrText xml:space="preserve"> PAGEREF _Toc444445412 \h </w:instrText>
        </w:r>
      </w:ins>
      <w:r>
        <w:rPr>
          <w:noProof/>
        </w:rPr>
      </w:r>
      <w:ins w:id="145" w:author="Andre Marques" w:date="2020-07-12T16:23:00Z">
        <w:r>
          <w:rPr>
            <w:noProof/>
          </w:rPr>
          <w:fldChar w:fldCharType="separate"/>
        </w:r>
        <w:r>
          <w:rPr>
            <w:noProof/>
          </w:rPr>
          <w:t>5</w:t>
        </w:r>
        <w:r>
          <w:rPr>
            <w:noProof/>
          </w:rPr>
          <w:fldChar w:fldCharType="end"/>
        </w:r>
      </w:ins>
    </w:p>
    <w:p w14:paraId="126536E6" w14:textId="77777777" w:rsidR="00C37200" w:rsidRPr="00C37200" w:rsidRDefault="00C37200">
      <w:pPr>
        <w:rPr>
          <w:rFonts w:eastAsiaTheme="minorEastAsia"/>
          <w:rPrChange w:id="146" w:author="Andre Marques" w:date="2020-07-12T16:22:00Z">
            <w:rPr>
              <w:rFonts w:asciiTheme="minorHAnsi" w:eastAsiaTheme="minorEastAsia" w:hAnsiTheme="minorHAnsi" w:cstheme="minorBidi"/>
              <w:noProof/>
              <w:szCs w:val="22"/>
              <w:lang w:eastAsia="pt-PT"/>
            </w:rPr>
          </w:rPrChange>
        </w:rPr>
        <w:pPrChange w:id="147" w:author="Andre Marques" w:date="2020-07-12T16:22:00Z">
          <w:pPr>
            <w:pStyle w:val="ndicedeilustraes"/>
            <w:tabs>
              <w:tab w:val="left" w:pos="1100"/>
              <w:tab w:val="right" w:leader="dot" w:pos="8777"/>
            </w:tabs>
          </w:pPr>
        </w:pPrChange>
      </w:pPr>
    </w:p>
    <w:p w14:paraId="2DC9D8D7" w14:textId="7AAF48DC" w:rsidR="004F23F6" w:rsidRDefault="004F23F6" w:rsidP="001434B2">
      <w:pPr>
        <w:pStyle w:val="ndicedeilustraes"/>
        <w:tabs>
          <w:tab w:val="left" w:pos="1100"/>
          <w:tab w:val="right" w:leader="dot" w:pos="8777"/>
        </w:tabs>
        <w:ind w:left="0" w:firstLine="0"/>
        <w:rPr>
          <w:rFonts w:asciiTheme="minorHAnsi" w:eastAsiaTheme="minorEastAsia" w:hAnsiTheme="minorHAnsi" w:cstheme="minorBidi"/>
          <w:noProof/>
          <w:szCs w:val="22"/>
          <w:lang w:eastAsia="pt-PT"/>
        </w:rPr>
      </w:pPr>
    </w:p>
    <w:p w14:paraId="33907138" w14:textId="77777777" w:rsidR="00C723AF" w:rsidRPr="00C723AF" w:rsidRDefault="008B7C94" w:rsidP="00C706B5">
      <w:pPr>
        <w:rPr>
          <w:sz w:val="24"/>
          <w:szCs w:val="24"/>
        </w:rPr>
      </w:pPr>
      <w:r>
        <w:rPr>
          <w:sz w:val="24"/>
          <w:szCs w:val="24"/>
          <w:lang w:val="en-US"/>
        </w:rPr>
        <w:fldChar w:fldCharType="end"/>
      </w:r>
    </w:p>
    <w:p w14:paraId="47544543" w14:textId="77777777" w:rsidR="001A7810" w:rsidRDefault="00C723AF" w:rsidP="00C706B5">
      <w:pPr>
        <w:sectPr w:rsidR="001A7810" w:rsidSect="00143BC0">
          <w:type w:val="oddPage"/>
          <w:pgSz w:w="11906" w:h="16838" w:code="9"/>
          <w:pgMar w:top="1418" w:right="1418" w:bottom="1418" w:left="1701" w:header="709" w:footer="567" w:gutter="0"/>
          <w:pgNumType w:fmt="lowerRoman"/>
          <w:cols w:space="720"/>
        </w:sectPr>
      </w:pPr>
      <w:r w:rsidRPr="00C723AF">
        <w:rPr>
          <w:sz w:val="24"/>
          <w:szCs w:val="24"/>
        </w:rPr>
        <w:br w:type="page"/>
      </w:r>
      <w:r w:rsidR="008B7C94">
        <w:rPr>
          <w:sz w:val="24"/>
          <w:szCs w:val="24"/>
          <w:lang w:val="en-US"/>
        </w:rPr>
        <w:fldChar w:fldCharType="begin"/>
      </w:r>
      <w:r w:rsidR="00306766" w:rsidRPr="00306766">
        <w:rPr>
          <w:sz w:val="24"/>
          <w:szCs w:val="24"/>
        </w:rPr>
        <w:instrText xml:space="preserve"> STYLEREF  Tabela  \* MERGEFORMAT </w:instrText>
      </w:r>
      <w:r w:rsidR="008B7C94">
        <w:rPr>
          <w:sz w:val="24"/>
          <w:szCs w:val="24"/>
          <w:lang w:val="en-US"/>
        </w:rPr>
        <w:fldChar w:fldCharType="end"/>
      </w:r>
    </w:p>
    <w:p w14:paraId="06F205F7" w14:textId="77777777" w:rsidR="001B6414" w:rsidRDefault="003605FD" w:rsidP="003647A9">
      <w:pPr>
        <w:pStyle w:val="Secononumerada"/>
      </w:pPr>
      <w:bookmarkStart w:id="148" w:name="_Toc444444296"/>
      <w:r>
        <w:lastRenderedPageBreak/>
        <w:t>Acrónimos</w:t>
      </w:r>
      <w:bookmarkEnd w:id="148"/>
    </w:p>
    <w:tbl>
      <w:tblPr>
        <w:tblW w:w="0" w:type="auto"/>
        <w:tblLook w:val="0000" w:firstRow="0" w:lastRow="0" w:firstColumn="0" w:lastColumn="0" w:noHBand="0" w:noVBand="0"/>
      </w:tblPr>
      <w:tblGrid>
        <w:gridCol w:w="896"/>
        <w:gridCol w:w="336"/>
        <w:gridCol w:w="5381"/>
      </w:tblGrid>
      <w:tr w:rsidR="00EA3B69" w:rsidRPr="003C1B20" w14:paraId="7EFF6DE7" w14:textId="77777777">
        <w:tc>
          <w:tcPr>
            <w:tcW w:w="0" w:type="auto"/>
          </w:tcPr>
          <w:p w14:paraId="0DDB9A6B" w14:textId="77777777" w:rsidR="00EA3B69" w:rsidRPr="003C1B20" w:rsidRDefault="00EA3B69" w:rsidP="00840933">
            <w:pPr>
              <w:pStyle w:val="Texto"/>
              <w:rPr>
                <w:lang w:val="en-US"/>
              </w:rPr>
            </w:pPr>
            <w:smartTag w:uri="urn:schemas-microsoft-com:office:smarttags" w:element="stockticker">
              <w:r w:rsidRPr="003C1B20">
                <w:rPr>
                  <w:lang w:val="en-US"/>
                </w:rPr>
                <w:t>API</w:t>
              </w:r>
            </w:smartTag>
          </w:p>
        </w:tc>
        <w:tc>
          <w:tcPr>
            <w:tcW w:w="0" w:type="auto"/>
          </w:tcPr>
          <w:p w14:paraId="3CBFAB80" w14:textId="77777777" w:rsidR="00EA3B69" w:rsidRPr="003C1B20" w:rsidRDefault="00EA3B69" w:rsidP="00840933">
            <w:pPr>
              <w:pStyle w:val="Texto"/>
              <w:rPr>
                <w:lang w:val="en-US"/>
              </w:rPr>
            </w:pPr>
            <w:r w:rsidRPr="003C1B20">
              <w:rPr>
                <w:lang w:val="en-US"/>
              </w:rPr>
              <w:t>–</w:t>
            </w:r>
          </w:p>
        </w:tc>
        <w:tc>
          <w:tcPr>
            <w:tcW w:w="0" w:type="auto"/>
          </w:tcPr>
          <w:p w14:paraId="202322EC" w14:textId="77777777" w:rsidR="00EA3B69" w:rsidRPr="00DB6AC0" w:rsidRDefault="00EA3B69" w:rsidP="00840933">
            <w:pPr>
              <w:pStyle w:val="Texto"/>
            </w:pPr>
            <w:proofErr w:type="spellStart"/>
            <w:r w:rsidRPr="00DB6AC0">
              <w:t>Application</w:t>
            </w:r>
            <w:proofErr w:type="spellEnd"/>
            <w:r w:rsidRPr="00DB6AC0">
              <w:t xml:space="preserve"> </w:t>
            </w:r>
            <w:proofErr w:type="spellStart"/>
            <w:r w:rsidRPr="00DB6AC0">
              <w:t>Programming</w:t>
            </w:r>
            <w:proofErr w:type="spellEnd"/>
            <w:r w:rsidRPr="00DB6AC0">
              <w:t xml:space="preserve"> Interface</w:t>
            </w:r>
          </w:p>
        </w:tc>
      </w:tr>
      <w:tr w:rsidR="005067AA" w:rsidRPr="00D63771" w14:paraId="6FE8ACD9" w14:textId="77777777">
        <w:tc>
          <w:tcPr>
            <w:tcW w:w="0" w:type="auto"/>
          </w:tcPr>
          <w:p w14:paraId="282843A3" w14:textId="77777777" w:rsidR="005067AA" w:rsidRPr="003C1B20" w:rsidRDefault="005067AA" w:rsidP="00840933">
            <w:pPr>
              <w:pStyle w:val="Texto"/>
              <w:rPr>
                <w:lang w:val="en-US"/>
              </w:rPr>
            </w:pPr>
            <w:r w:rsidRPr="003C1B20">
              <w:rPr>
                <w:lang w:val="en-US"/>
              </w:rPr>
              <w:t>ASCII</w:t>
            </w:r>
          </w:p>
        </w:tc>
        <w:tc>
          <w:tcPr>
            <w:tcW w:w="0" w:type="auto"/>
          </w:tcPr>
          <w:p w14:paraId="2BB77C7D" w14:textId="77777777" w:rsidR="005067AA" w:rsidRPr="003C1B20" w:rsidRDefault="005067AA" w:rsidP="00840933">
            <w:pPr>
              <w:pStyle w:val="Texto"/>
              <w:rPr>
                <w:lang w:val="en-US"/>
              </w:rPr>
            </w:pPr>
            <w:r w:rsidRPr="003C1B20">
              <w:rPr>
                <w:lang w:val="en-US"/>
              </w:rPr>
              <w:t>–</w:t>
            </w:r>
          </w:p>
        </w:tc>
        <w:tc>
          <w:tcPr>
            <w:tcW w:w="0" w:type="auto"/>
          </w:tcPr>
          <w:p w14:paraId="392F8AB2" w14:textId="77777777" w:rsidR="005067AA" w:rsidRPr="007B6A73" w:rsidRDefault="005067AA" w:rsidP="00840933">
            <w:pPr>
              <w:pStyle w:val="Texto"/>
              <w:rPr>
                <w:lang w:val="en-GB"/>
              </w:rPr>
            </w:pPr>
            <w:r w:rsidRPr="007B6A73">
              <w:rPr>
                <w:lang w:val="en-GB"/>
              </w:rPr>
              <w:t>American Standard Code for Information Interchange</w:t>
            </w:r>
          </w:p>
        </w:tc>
      </w:tr>
      <w:tr w:rsidR="00EA3B69" w:rsidRPr="003C1B20" w14:paraId="0222926C" w14:textId="77777777">
        <w:tc>
          <w:tcPr>
            <w:tcW w:w="0" w:type="auto"/>
          </w:tcPr>
          <w:p w14:paraId="4C3BE709" w14:textId="0BB14EBC" w:rsidR="00EA3B69" w:rsidRPr="003C1B20" w:rsidRDefault="008F4BA5" w:rsidP="00840933">
            <w:pPr>
              <w:pStyle w:val="Texto"/>
              <w:rPr>
                <w:lang w:val="en-US"/>
              </w:rPr>
            </w:pPr>
            <w:r>
              <w:rPr>
                <w:lang w:val="en-US"/>
              </w:rPr>
              <w:t>SQL</w:t>
            </w:r>
          </w:p>
        </w:tc>
        <w:tc>
          <w:tcPr>
            <w:tcW w:w="0" w:type="auto"/>
          </w:tcPr>
          <w:p w14:paraId="311B14D2" w14:textId="77777777" w:rsidR="00EA3B69" w:rsidRPr="003C1B20" w:rsidRDefault="00EA3B69" w:rsidP="00840933">
            <w:pPr>
              <w:pStyle w:val="Texto"/>
              <w:rPr>
                <w:lang w:val="en-US"/>
              </w:rPr>
            </w:pPr>
            <w:r w:rsidRPr="003C1B20">
              <w:rPr>
                <w:lang w:val="en-US"/>
              </w:rPr>
              <w:t>–</w:t>
            </w:r>
          </w:p>
        </w:tc>
        <w:tc>
          <w:tcPr>
            <w:tcW w:w="0" w:type="auto"/>
          </w:tcPr>
          <w:p w14:paraId="76FA79E1" w14:textId="0368545C" w:rsidR="00EA3B69" w:rsidRPr="00DB6AC0" w:rsidRDefault="008F4BA5" w:rsidP="00840933">
            <w:pPr>
              <w:pStyle w:val="Texto"/>
            </w:pPr>
            <w:proofErr w:type="spellStart"/>
            <w:r w:rsidRPr="008F4BA5">
              <w:t>Structured</w:t>
            </w:r>
            <w:proofErr w:type="spellEnd"/>
            <w:r w:rsidRPr="008F4BA5">
              <w:t xml:space="preserve"> </w:t>
            </w:r>
            <w:proofErr w:type="spellStart"/>
            <w:r w:rsidRPr="008F4BA5">
              <w:t>Query</w:t>
            </w:r>
            <w:proofErr w:type="spellEnd"/>
            <w:r w:rsidRPr="008F4BA5">
              <w:t xml:space="preserve"> </w:t>
            </w:r>
            <w:proofErr w:type="spellStart"/>
            <w:r w:rsidRPr="008F4BA5">
              <w:t>Language</w:t>
            </w:r>
            <w:proofErr w:type="spellEnd"/>
          </w:p>
        </w:tc>
      </w:tr>
      <w:tr w:rsidR="00EA3B69" w:rsidRPr="003C1B20" w14:paraId="5D2D1250" w14:textId="77777777">
        <w:tc>
          <w:tcPr>
            <w:tcW w:w="0" w:type="auto"/>
          </w:tcPr>
          <w:p w14:paraId="0357D915" w14:textId="47FA6249" w:rsidR="00EA3B69" w:rsidRPr="003C1B20" w:rsidRDefault="008F4BA5" w:rsidP="00840933">
            <w:pPr>
              <w:pStyle w:val="Texto"/>
              <w:rPr>
                <w:lang w:val="en-GB"/>
              </w:rPr>
            </w:pPr>
            <w:r>
              <w:rPr>
                <w:lang w:val="en-GB"/>
              </w:rPr>
              <w:t>DDL</w:t>
            </w:r>
          </w:p>
        </w:tc>
        <w:tc>
          <w:tcPr>
            <w:tcW w:w="0" w:type="auto"/>
          </w:tcPr>
          <w:p w14:paraId="5C2FB5AC" w14:textId="77777777" w:rsidR="00EA3B69" w:rsidRPr="003C1B20" w:rsidRDefault="00EA3B69" w:rsidP="00840933">
            <w:pPr>
              <w:pStyle w:val="Texto"/>
              <w:rPr>
                <w:lang w:val="en-GB"/>
              </w:rPr>
            </w:pPr>
            <w:r w:rsidRPr="003C1B20">
              <w:rPr>
                <w:lang w:val="en-US"/>
              </w:rPr>
              <w:t>–</w:t>
            </w:r>
          </w:p>
        </w:tc>
        <w:tc>
          <w:tcPr>
            <w:tcW w:w="0" w:type="auto"/>
          </w:tcPr>
          <w:p w14:paraId="2D597D6A" w14:textId="1E45AE08" w:rsidR="00EA3B69" w:rsidRPr="00DB6AC0" w:rsidRDefault="008F4BA5" w:rsidP="00840933">
            <w:pPr>
              <w:pStyle w:val="Texto"/>
            </w:pPr>
            <w:r w:rsidRPr="008F4BA5">
              <w:t xml:space="preserve">Data </w:t>
            </w:r>
            <w:proofErr w:type="spellStart"/>
            <w:r w:rsidRPr="008F4BA5">
              <w:t>Definition</w:t>
            </w:r>
            <w:proofErr w:type="spellEnd"/>
            <w:r w:rsidRPr="008F4BA5">
              <w:t xml:space="preserve"> </w:t>
            </w:r>
            <w:proofErr w:type="spellStart"/>
            <w:r w:rsidRPr="008F4BA5">
              <w:t>Language</w:t>
            </w:r>
            <w:proofErr w:type="spellEnd"/>
          </w:p>
        </w:tc>
      </w:tr>
      <w:tr w:rsidR="00EA3B69" w:rsidRPr="003C1B20" w14:paraId="7840EBA1" w14:textId="77777777">
        <w:tc>
          <w:tcPr>
            <w:tcW w:w="0" w:type="auto"/>
          </w:tcPr>
          <w:p w14:paraId="252479DB" w14:textId="3B0938BA" w:rsidR="00EA3B69" w:rsidRPr="003C1B20" w:rsidRDefault="008F4BA5" w:rsidP="00840933">
            <w:pPr>
              <w:pStyle w:val="Texto"/>
              <w:rPr>
                <w:lang w:val="en-GB"/>
              </w:rPr>
            </w:pPr>
            <w:r>
              <w:rPr>
                <w:lang w:val="en-GB"/>
              </w:rPr>
              <w:t>DML</w:t>
            </w:r>
          </w:p>
        </w:tc>
        <w:tc>
          <w:tcPr>
            <w:tcW w:w="0" w:type="auto"/>
          </w:tcPr>
          <w:p w14:paraId="03638487" w14:textId="77777777" w:rsidR="00EA3B69" w:rsidRPr="003C1B20" w:rsidRDefault="00EA3B69" w:rsidP="00840933">
            <w:pPr>
              <w:pStyle w:val="Texto"/>
              <w:rPr>
                <w:lang w:val="en-GB"/>
              </w:rPr>
            </w:pPr>
            <w:r w:rsidRPr="003C1B20">
              <w:rPr>
                <w:lang w:val="en-GB"/>
              </w:rPr>
              <w:t>–</w:t>
            </w:r>
          </w:p>
        </w:tc>
        <w:tc>
          <w:tcPr>
            <w:tcW w:w="0" w:type="auto"/>
          </w:tcPr>
          <w:p w14:paraId="1BDFEAD7" w14:textId="1A4314C2" w:rsidR="00EA3B69" w:rsidRPr="00DB6AC0" w:rsidRDefault="008F4BA5" w:rsidP="00840933">
            <w:pPr>
              <w:pStyle w:val="Texto"/>
            </w:pPr>
            <w:r w:rsidRPr="008F4BA5">
              <w:t xml:space="preserve">Data </w:t>
            </w:r>
            <w:proofErr w:type="spellStart"/>
            <w:r w:rsidRPr="008F4BA5">
              <w:t>Manipulation</w:t>
            </w:r>
            <w:proofErr w:type="spellEnd"/>
            <w:r w:rsidRPr="008F4BA5">
              <w:t xml:space="preserve"> </w:t>
            </w:r>
            <w:proofErr w:type="spellStart"/>
            <w:r w:rsidRPr="008F4BA5">
              <w:t>Language</w:t>
            </w:r>
            <w:proofErr w:type="spellEnd"/>
          </w:p>
        </w:tc>
      </w:tr>
      <w:tr w:rsidR="00C25AC6" w:rsidRPr="003C1B20" w14:paraId="35BA389F" w14:textId="77777777">
        <w:tc>
          <w:tcPr>
            <w:tcW w:w="0" w:type="auto"/>
          </w:tcPr>
          <w:p w14:paraId="6D9C8229" w14:textId="4088FB57" w:rsidR="00C25AC6" w:rsidRPr="003C1B20" w:rsidRDefault="008F4BA5" w:rsidP="00840933">
            <w:pPr>
              <w:pStyle w:val="Texto"/>
              <w:rPr>
                <w:lang w:val="en-GB"/>
              </w:rPr>
            </w:pPr>
            <w:r>
              <w:rPr>
                <w:lang w:val="en-GB"/>
              </w:rPr>
              <w:t>DCL</w:t>
            </w:r>
          </w:p>
        </w:tc>
        <w:tc>
          <w:tcPr>
            <w:tcW w:w="0" w:type="auto"/>
          </w:tcPr>
          <w:p w14:paraId="283A56B5" w14:textId="77777777" w:rsidR="00C25AC6" w:rsidRPr="003C1B20" w:rsidRDefault="00C25AC6" w:rsidP="00840933">
            <w:pPr>
              <w:pStyle w:val="Texto"/>
              <w:rPr>
                <w:lang w:val="en-GB"/>
              </w:rPr>
            </w:pPr>
            <w:r w:rsidRPr="003C1B20">
              <w:rPr>
                <w:lang w:val="en-GB"/>
              </w:rPr>
              <w:t>–</w:t>
            </w:r>
          </w:p>
        </w:tc>
        <w:tc>
          <w:tcPr>
            <w:tcW w:w="0" w:type="auto"/>
          </w:tcPr>
          <w:p w14:paraId="611D2250" w14:textId="02FE2FE4" w:rsidR="00C25AC6" w:rsidRPr="00DB6AC0" w:rsidRDefault="008F4BA5" w:rsidP="00840933">
            <w:pPr>
              <w:pStyle w:val="Texto"/>
            </w:pPr>
            <w:r w:rsidRPr="008F4BA5">
              <w:t xml:space="preserve">Data </w:t>
            </w:r>
            <w:proofErr w:type="spellStart"/>
            <w:r w:rsidRPr="008F4BA5">
              <w:t>Control</w:t>
            </w:r>
            <w:proofErr w:type="spellEnd"/>
            <w:r w:rsidRPr="008F4BA5">
              <w:t xml:space="preserve"> </w:t>
            </w:r>
            <w:proofErr w:type="spellStart"/>
            <w:r w:rsidRPr="008F4BA5">
              <w:t>Language</w:t>
            </w:r>
            <w:proofErr w:type="spellEnd"/>
          </w:p>
        </w:tc>
      </w:tr>
      <w:tr w:rsidR="004C01FE" w:rsidRPr="003C1B20" w14:paraId="4A19D34B" w14:textId="77777777">
        <w:tc>
          <w:tcPr>
            <w:tcW w:w="0" w:type="auto"/>
          </w:tcPr>
          <w:p w14:paraId="441AF245" w14:textId="669C88DD" w:rsidR="004C01FE" w:rsidRPr="003C1B20" w:rsidRDefault="008F4BA5" w:rsidP="00840933">
            <w:pPr>
              <w:pStyle w:val="Texto"/>
              <w:rPr>
                <w:lang w:val="en-GB"/>
              </w:rPr>
            </w:pPr>
            <w:r>
              <w:rPr>
                <w:lang w:val="en-GB"/>
              </w:rPr>
              <w:t>TCL</w:t>
            </w:r>
          </w:p>
        </w:tc>
        <w:tc>
          <w:tcPr>
            <w:tcW w:w="0" w:type="auto"/>
          </w:tcPr>
          <w:p w14:paraId="58CD17FB" w14:textId="77777777" w:rsidR="004C01FE" w:rsidRPr="003C1B20" w:rsidRDefault="004C01FE" w:rsidP="00840933">
            <w:pPr>
              <w:pStyle w:val="Texto"/>
              <w:rPr>
                <w:lang w:val="en-GB"/>
              </w:rPr>
            </w:pPr>
            <w:r w:rsidRPr="003C1B20">
              <w:rPr>
                <w:lang w:val="en-GB"/>
              </w:rPr>
              <w:t>–</w:t>
            </w:r>
          </w:p>
        </w:tc>
        <w:tc>
          <w:tcPr>
            <w:tcW w:w="0" w:type="auto"/>
          </w:tcPr>
          <w:p w14:paraId="4F1DECFF" w14:textId="7234D842" w:rsidR="004C01FE" w:rsidRPr="00DB6AC0" w:rsidRDefault="008F4BA5" w:rsidP="00840933">
            <w:pPr>
              <w:pStyle w:val="Texto"/>
            </w:pPr>
            <w:proofErr w:type="spellStart"/>
            <w:r w:rsidRPr="008F4BA5">
              <w:t>Transaction</w:t>
            </w:r>
            <w:proofErr w:type="spellEnd"/>
            <w:r w:rsidRPr="008F4BA5">
              <w:t xml:space="preserve"> </w:t>
            </w:r>
            <w:proofErr w:type="spellStart"/>
            <w:r w:rsidRPr="008F4BA5">
              <w:t>Control</w:t>
            </w:r>
            <w:proofErr w:type="spellEnd"/>
            <w:r w:rsidRPr="008F4BA5">
              <w:t xml:space="preserve"> </w:t>
            </w:r>
            <w:proofErr w:type="spellStart"/>
            <w:r w:rsidRPr="008F4BA5">
              <w:t>Language</w:t>
            </w:r>
            <w:proofErr w:type="spellEnd"/>
          </w:p>
        </w:tc>
      </w:tr>
      <w:tr w:rsidR="00EA3B69" w:rsidRPr="003C1B20" w14:paraId="1815E2E1" w14:textId="77777777">
        <w:tc>
          <w:tcPr>
            <w:tcW w:w="0" w:type="auto"/>
          </w:tcPr>
          <w:p w14:paraId="5BCBCA39" w14:textId="49A3F29D" w:rsidR="00EA3B69" w:rsidRPr="003C1B20" w:rsidRDefault="008F4BA5" w:rsidP="00840933">
            <w:pPr>
              <w:pStyle w:val="Texto"/>
              <w:rPr>
                <w:lang w:val="en-GB"/>
              </w:rPr>
            </w:pPr>
            <w:r>
              <w:rPr>
                <w:lang w:val="en-GB"/>
              </w:rPr>
              <w:t>HTML</w:t>
            </w:r>
          </w:p>
        </w:tc>
        <w:tc>
          <w:tcPr>
            <w:tcW w:w="0" w:type="auto"/>
          </w:tcPr>
          <w:p w14:paraId="3419CEB7" w14:textId="77777777" w:rsidR="00EA3B69" w:rsidRPr="003C1B20" w:rsidRDefault="00EA3B69" w:rsidP="00840933">
            <w:pPr>
              <w:pStyle w:val="Texto"/>
              <w:rPr>
                <w:lang w:val="en-GB"/>
              </w:rPr>
            </w:pPr>
            <w:r w:rsidRPr="003C1B20">
              <w:rPr>
                <w:lang w:val="en-GB"/>
              </w:rPr>
              <w:t>–</w:t>
            </w:r>
          </w:p>
        </w:tc>
        <w:tc>
          <w:tcPr>
            <w:tcW w:w="0" w:type="auto"/>
          </w:tcPr>
          <w:p w14:paraId="5D1C0C6F" w14:textId="342B9A87" w:rsidR="00EA3B69" w:rsidRPr="00DB6AC0" w:rsidRDefault="008F4BA5" w:rsidP="00840933">
            <w:pPr>
              <w:pStyle w:val="Texto"/>
            </w:pPr>
            <w:proofErr w:type="spellStart"/>
            <w:r w:rsidRPr="008F4BA5">
              <w:t>HyperText</w:t>
            </w:r>
            <w:proofErr w:type="spellEnd"/>
            <w:r w:rsidRPr="008F4BA5">
              <w:t xml:space="preserve"> </w:t>
            </w:r>
            <w:proofErr w:type="spellStart"/>
            <w:r w:rsidRPr="008F4BA5">
              <w:t>Markup</w:t>
            </w:r>
            <w:proofErr w:type="spellEnd"/>
            <w:r w:rsidRPr="008F4BA5">
              <w:t xml:space="preserve"> </w:t>
            </w:r>
            <w:proofErr w:type="spellStart"/>
            <w:r w:rsidRPr="008F4BA5">
              <w:t>Language</w:t>
            </w:r>
            <w:proofErr w:type="spellEnd"/>
          </w:p>
        </w:tc>
      </w:tr>
      <w:tr w:rsidR="001171DC" w:rsidRPr="003C1B20" w14:paraId="523AFCC1" w14:textId="77777777">
        <w:tc>
          <w:tcPr>
            <w:tcW w:w="0" w:type="auto"/>
          </w:tcPr>
          <w:p w14:paraId="1AADA270" w14:textId="0E2D5164" w:rsidR="001171DC" w:rsidRPr="003C1B20" w:rsidRDefault="008F4BA5" w:rsidP="00840933">
            <w:pPr>
              <w:pStyle w:val="Texto"/>
              <w:rPr>
                <w:lang w:val="en-GB"/>
              </w:rPr>
            </w:pPr>
            <w:r>
              <w:rPr>
                <w:lang w:val="en-GB"/>
              </w:rPr>
              <w:t>HTTP</w:t>
            </w:r>
          </w:p>
        </w:tc>
        <w:tc>
          <w:tcPr>
            <w:tcW w:w="0" w:type="auto"/>
          </w:tcPr>
          <w:p w14:paraId="123D6E38" w14:textId="77777777" w:rsidR="001171DC" w:rsidRPr="003C1B20" w:rsidRDefault="001171DC" w:rsidP="00840933">
            <w:pPr>
              <w:pStyle w:val="Texto"/>
              <w:rPr>
                <w:lang w:val="en-GB"/>
              </w:rPr>
            </w:pPr>
            <w:r w:rsidRPr="003C1B20">
              <w:rPr>
                <w:lang w:val="en-GB"/>
              </w:rPr>
              <w:t>–</w:t>
            </w:r>
          </w:p>
        </w:tc>
        <w:tc>
          <w:tcPr>
            <w:tcW w:w="0" w:type="auto"/>
          </w:tcPr>
          <w:p w14:paraId="59BA116A" w14:textId="25A74306" w:rsidR="001171DC" w:rsidRPr="00DB6AC0" w:rsidRDefault="008F4BA5" w:rsidP="00840933">
            <w:pPr>
              <w:pStyle w:val="Texto"/>
            </w:pPr>
            <w:proofErr w:type="spellStart"/>
            <w:r w:rsidRPr="008F4BA5">
              <w:t>HyperText</w:t>
            </w:r>
            <w:proofErr w:type="spellEnd"/>
            <w:r w:rsidRPr="008F4BA5">
              <w:t xml:space="preserve"> </w:t>
            </w:r>
            <w:proofErr w:type="spellStart"/>
            <w:r w:rsidRPr="008F4BA5">
              <w:t>Transfer</w:t>
            </w:r>
            <w:proofErr w:type="spellEnd"/>
            <w:r w:rsidRPr="008F4BA5">
              <w:t xml:space="preserve"> </w:t>
            </w:r>
            <w:proofErr w:type="spellStart"/>
            <w:r w:rsidRPr="008F4BA5">
              <w:t>Protocol</w:t>
            </w:r>
            <w:proofErr w:type="spellEnd"/>
          </w:p>
        </w:tc>
      </w:tr>
      <w:tr w:rsidR="00EA3B69" w:rsidRPr="003C1B20" w14:paraId="5AA983ED" w14:textId="77777777">
        <w:tc>
          <w:tcPr>
            <w:tcW w:w="0" w:type="auto"/>
          </w:tcPr>
          <w:p w14:paraId="3BFF4B82" w14:textId="777156A4" w:rsidR="00EA3B69" w:rsidRPr="003C1B20" w:rsidRDefault="008F4BA5" w:rsidP="00840933">
            <w:pPr>
              <w:pStyle w:val="Texto"/>
              <w:rPr>
                <w:lang w:val="en-GB"/>
              </w:rPr>
            </w:pPr>
            <w:r>
              <w:rPr>
                <w:lang w:val="en-GB"/>
              </w:rPr>
              <w:t>XML</w:t>
            </w:r>
          </w:p>
        </w:tc>
        <w:tc>
          <w:tcPr>
            <w:tcW w:w="0" w:type="auto"/>
          </w:tcPr>
          <w:p w14:paraId="4C009A6F" w14:textId="77777777" w:rsidR="00EA3B69" w:rsidRPr="003C1B20" w:rsidRDefault="00EA3B69" w:rsidP="00840933">
            <w:pPr>
              <w:pStyle w:val="Texto"/>
              <w:rPr>
                <w:lang w:val="en-GB"/>
              </w:rPr>
            </w:pPr>
            <w:r w:rsidRPr="003C1B20">
              <w:rPr>
                <w:lang w:val="en-GB"/>
              </w:rPr>
              <w:t>–</w:t>
            </w:r>
          </w:p>
        </w:tc>
        <w:tc>
          <w:tcPr>
            <w:tcW w:w="0" w:type="auto"/>
          </w:tcPr>
          <w:p w14:paraId="4E3176DB" w14:textId="4AAC7053" w:rsidR="00EA3B69" w:rsidRPr="00DB6AC0" w:rsidRDefault="008F4BA5" w:rsidP="00840933">
            <w:pPr>
              <w:pStyle w:val="Texto"/>
            </w:pPr>
            <w:proofErr w:type="spellStart"/>
            <w:r w:rsidRPr="008F4BA5">
              <w:t>eXtensible</w:t>
            </w:r>
            <w:proofErr w:type="spellEnd"/>
            <w:r w:rsidRPr="008F4BA5">
              <w:t xml:space="preserve"> </w:t>
            </w:r>
            <w:proofErr w:type="spellStart"/>
            <w:r w:rsidRPr="008F4BA5">
              <w:t>Markup</w:t>
            </w:r>
            <w:proofErr w:type="spellEnd"/>
            <w:r w:rsidRPr="008F4BA5">
              <w:t xml:space="preserve"> </w:t>
            </w:r>
            <w:proofErr w:type="spellStart"/>
            <w:r w:rsidRPr="008F4BA5">
              <w:t>Language</w:t>
            </w:r>
            <w:proofErr w:type="spellEnd"/>
          </w:p>
        </w:tc>
      </w:tr>
      <w:tr w:rsidR="00EA3B69" w:rsidRPr="009C0C98" w14:paraId="66E81B08" w14:textId="77777777">
        <w:tc>
          <w:tcPr>
            <w:tcW w:w="0" w:type="auto"/>
          </w:tcPr>
          <w:p w14:paraId="3437092B" w14:textId="5CAA2320" w:rsidR="00EA3B69" w:rsidRPr="003C1B20" w:rsidRDefault="008F4BA5" w:rsidP="00840933">
            <w:pPr>
              <w:pStyle w:val="Texto"/>
              <w:rPr>
                <w:lang w:val="en-US"/>
              </w:rPr>
            </w:pPr>
            <w:r>
              <w:rPr>
                <w:lang w:val="en-US"/>
              </w:rPr>
              <w:t>AJAX</w:t>
            </w:r>
          </w:p>
        </w:tc>
        <w:tc>
          <w:tcPr>
            <w:tcW w:w="0" w:type="auto"/>
          </w:tcPr>
          <w:p w14:paraId="3E6789F1" w14:textId="77777777" w:rsidR="00EA3B69" w:rsidRPr="003C1B20" w:rsidRDefault="00EA3B69" w:rsidP="00840933">
            <w:pPr>
              <w:pStyle w:val="Texto"/>
              <w:rPr>
                <w:lang w:val="en-US"/>
              </w:rPr>
            </w:pPr>
            <w:r w:rsidRPr="003C1B20">
              <w:rPr>
                <w:lang w:val="en-US"/>
              </w:rPr>
              <w:t>–</w:t>
            </w:r>
          </w:p>
        </w:tc>
        <w:tc>
          <w:tcPr>
            <w:tcW w:w="0" w:type="auto"/>
          </w:tcPr>
          <w:p w14:paraId="2523BBCB" w14:textId="6C1481E4" w:rsidR="00EA3B69" w:rsidRPr="007B6A73" w:rsidRDefault="008F4BA5" w:rsidP="00840933">
            <w:pPr>
              <w:pStyle w:val="Texto"/>
              <w:rPr>
                <w:lang w:val="en-GB"/>
              </w:rPr>
            </w:pPr>
            <w:del w:id="149" w:author="Carlos Campos" w:date="2020-07-10T10:50:00Z">
              <w:r w:rsidRPr="008F4BA5" w:rsidDel="00056571">
                <w:rPr>
                  <w:lang w:val="en-GB"/>
                </w:rPr>
                <w:delText xml:space="preserve">asynchronous </w:delText>
              </w:r>
            </w:del>
            <w:ins w:id="150" w:author="Carlos Campos" w:date="2020-07-10T10:50:00Z">
              <w:r w:rsidR="00056571">
                <w:rPr>
                  <w:lang w:val="en-GB"/>
                </w:rPr>
                <w:t>A</w:t>
              </w:r>
              <w:r w:rsidR="00056571" w:rsidRPr="008F4BA5">
                <w:rPr>
                  <w:lang w:val="en-GB"/>
                </w:rPr>
                <w:t xml:space="preserve">synchronous </w:t>
              </w:r>
            </w:ins>
            <w:r w:rsidRPr="008F4BA5">
              <w:rPr>
                <w:lang w:val="en-GB"/>
              </w:rPr>
              <w:t>JavaScript and XML</w:t>
            </w:r>
          </w:p>
        </w:tc>
      </w:tr>
      <w:tr w:rsidR="00EA3B69" w:rsidRPr="003C1B20" w14:paraId="2A90B655" w14:textId="77777777">
        <w:tc>
          <w:tcPr>
            <w:tcW w:w="0" w:type="auto"/>
          </w:tcPr>
          <w:p w14:paraId="7161FC43" w14:textId="5F6B3603" w:rsidR="00EA3B69" w:rsidRPr="003C1B20" w:rsidRDefault="008F4BA5" w:rsidP="00840933">
            <w:pPr>
              <w:pStyle w:val="Texto"/>
              <w:rPr>
                <w:lang w:val="en-US"/>
              </w:rPr>
            </w:pPr>
            <w:r>
              <w:rPr>
                <w:lang w:val="en-US"/>
              </w:rPr>
              <w:t>XHR</w:t>
            </w:r>
          </w:p>
        </w:tc>
        <w:tc>
          <w:tcPr>
            <w:tcW w:w="0" w:type="auto"/>
          </w:tcPr>
          <w:p w14:paraId="571787EE" w14:textId="77777777" w:rsidR="00EA3B69" w:rsidRPr="003C1B20" w:rsidRDefault="00EA3B69" w:rsidP="00840933">
            <w:pPr>
              <w:pStyle w:val="Texto"/>
              <w:rPr>
                <w:lang w:val="en-US"/>
              </w:rPr>
            </w:pPr>
            <w:r w:rsidRPr="003C1B20">
              <w:rPr>
                <w:lang w:val="en-US"/>
              </w:rPr>
              <w:t>–</w:t>
            </w:r>
          </w:p>
        </w:tc>
        <w:tc>
          <w:tcPr>
            <w:tcW w:w="0" w:type="auto"/>
          </w:tcPr>
          <w:p w14:paraId="3CC69D63" w14:textId="3AC936A5" w:rsidR="00EA3B69" w:rsidRPr="00DB6AC0" w:rsidRDefault="008F4BA5" w:rsidP="00840933">
            <w:pPr>
              <w:pStyle w:val="Texto"/>
            </w:pPr>
            <w:proofErr w:type="spellStart"/>
            <w:r w:rsidRPr="008F4BA5">
              <w:t>XMLHttpRequest</w:t>
            </w:r>
            <w:proofErr w:type="spellEnd"/>
          </w:p>
        </w:tc>
      </w:tr>
      <w:tr w:rsidR="00EA3B69" w:rsidRPr="003C1B20" w14:paraId="10DA4DB4" w14:textId="77777777">
        <w:tc>
          <w:tcPr>
            <w:tcW w:w="0" w:type="auto"/>
          </w:tcPr>
          <w:p w14:paraId="0CAFACC7" w14:textId="0DC0AEA8" w:rsidR="00EA3B69" w:rsidRPr="003C1B20" w:rsidRDefault="008F4BA5" w:rsidP="00840933">
            <w:pPr>
              <w:pStyle w:val="Texto"/>
              <w:rPr>
                <w:lang w:val="en-US"/>
              </w:rPr>
            </w:pPr>
            <w:r>
              <w:rPr>
                <w:lang w:val="en-US"/>
              </w:rPr>
              <w:t>JSON</w:t>
            </w:r>
          </w:p>
        </w:tc>
        <w:tc>
          <w:tcPr>
            <w:tcW w:w="0" w:type="auto"/>
          </w:tcPr>
          <w:p w14:paraId="4A841639" w14:textId="77777777" w:rsidR="00EA3B69" w:rsidRPr="003C1B20" w:rsidRDefault="00EA3B69" w:rsidP="00840933">
            <w:pPr>
              <w:pStyle w:val="Texto"/>
              <w:rPr>
                <w:lang w:val="en-US"/>
              </w:rPr>
            </w:pPr>
            <w:r w:rsidRPr="003C1B20">
              <w:rPr>
                <w:lang w:val="en-US"/>
              </w:rPr>
              <w:t>–</w:t>
            </w:r>
          </w:p>
        </w:tc>
        <w:tc>
          <w:tcPr>
            <w:tcW w:w="0" w:type="auto"/>
          </w:tcPr>
          <w:p w14:paraId="485570EF" w14:textId="3EBF8BA9" w:rsidR="00EA3B69" w:rsidRPr="00DB6AC0" w:rsidRDefault="008F4BA5" w:rsidP="00840933">
            <w:pPr>
              <w:pStyle w:val="Texto"/>
            </w:pPr>
            <w:r w:rsidRPr="008F4BA5">
              <w:t xml:space="preserve">JavaScript </w:t>
            </w:r>
            <w:proofErr w:type="spellStart"/>
            <w:r w:rsidRPr="008F4BA5">
              <w:t>Object</w:t>
            </w:r>
            <w:proofErr w:type="spellEnd"/>
            <w:r w:rsidRPr="008F4BA5">
              <w:t xml:space="preserve"> </w:t>
            </w:r>
            <w:proofErr w:type="spellStart"/>
            <w:r w:rsidRPr="008F4BA5">
              <w:t>Notation</w:t>
            </w:r>
            <w:proofErr w:type="spellEnd"/>
          </w:p>
        </w:tc>
      </w:tr>
    </w:tbl>
    <w:p w14:paraId="5322FA13" w14:textId="77777777" w:rsidR="00900626" w:rsidRDefault="00900626" w:rsidP="00900626">
      <w:pPr>
        <w:pStyle w:val="Seconumerada"/>
        <w:numPr>
          <w:ilvl w:val="0"/>
          <w:numId w:val="0"/>
        </w:numPr>
      </w:pPr>
      <w:bookmarkStart w:id="151" w:name="_Ref153605443"/>
      <w:bookmarkStart w:id="152" w:name="_Ref152168568"/>
    </w:p>
    <w:p w14:paraId="7FE096A5" w14:textId="77777777" w:rsidR="004C22C4" w:rsidRDefault="004C22C4" w:rsidP="00900626">
      <w:pPr>
        <w:pStyle w:val="Seconumerada"/>
        <w:numPr>
          <w:ilvl w:val="0"/>
          <w:numId w:val="0"/>
        </w:numPr>
        <w:sectPr w:rsidR="004C22C4" w:rsidSect="00143BC0">
          <w:headerReference w:type="first" r:id="rId13"/>
          <w:type w:val="oddPage"/>
          <w:pgSz w:w="11906" w:h="16838" w:code="9"/>
          <w:pgMar w:top="1418" w:right="1418" w:bottom="1418" w:left="1701" w:header="709" w:footer="567" w:gutter="0"/>
          <w:pgNumType w:fmt="lowerRoman"/>
          <w:cols w:space="720"/>
        </w:sectPr>
      </w:pPr>
    </w:p>
    <w:p w14:paraId="66003FC9" w14:textId="77777777" w:rsidR="00511FA5" w:rsidRPr="002C0927" w:rsidRDefault="002C511F" w:rsidP="00FE39A2">
      <w:pPr>
        <w:pStyle w:val="Seconumerada"/>
      </w:pPr>
      <w:bookmarkStart w:id="153" w:name="_Toc444444297"/>
      <w:bookmarkEnd w:id="151"/>
      <w:r w:rsidRPr="002C0927">
        <w:lastRenderedPageBreak/>
        <w:t>I</w:t>
      </w:r>
      <w:r w:rsidR="00511FA5" w:rsidRPr="002C0927">
        <w:t>ntrodução</w:t>
      </w:r>
      <w:bookmarkEnd w:id="152"/>
      <w:bookmarkEnd w:id="153"/>
    </w:p>
    <w:p w14:paraId="4718132F" w14:textId="65CA727E" w:rsidR="00056571" w:rsidRDefault="00056571" w:rsidP="00AB2EBC">
      <w:pPr>
        <w:pStyle w:val="Texto"/>
        <w:rPr>
          <w:ins w:id="154" w:author="Carlos Campos" w:date="2020-07-10T10:51:00Z"/>
          <w:szCs w:val="24"/>
        </w:rPr>
      </w:pPr>
      <w:bookmarkStart w:id="155" w:name="_Hlk45466084"/>
      <w:ins w:id="156" w:author="Carlos Campos" w:date="2020-07-10T10:51:00Z">
        <w:r>
          <w:t xml:space="preserve">Atualmente, para ter sucesso no mundo empresarial é necessário que toda a informação recolhida do ceio de uma empresa seja organizada e explorada ao máximo, no sentido tentar melhorar o rendimento e qualidade das suas linhas de produção. Para isso é preciso ter acesso à produção de todas as linhas e de forma mais individualiza, </w:t>
        </w:r>
      </w:ins>
      <w:ins w:id="157" w:author="Carlos Campos" w:date="2020-07-10T10:52:00Z">
        <w:r>
          <w:t>associada a cada posto de trabalho. Este trabalho foi realizado num contexto empresarial, na empresa Indmei, dedicada ao fabrico de meia</w:t>
        </w:r>
      </w:ins>
      <w:ins w:id="158" w:author="Carlos Campos" w:date="2020-07-10T10:53:00Z">
        <w:r>
          <w:t>s com caraterísticas especificas e</w:t>
        </w:r>
      </w:ins>
      <w:ins w:id="159" w:author="Carlos Campos" w:date="2020-07-10T10:52:00Z">
        <w:r>
          <w:t xml:space="preserve"> de alta qualidade.</w:t>
        </w:r>
      </w:ins>
    </w:p>
    <w:p w14:paraId="7D1EAB40" w14:textId="076EE51E" w:rsidR="00727394" w:rsidRDefault="00727394" w:rsidP="00AB2EBC">
      <w:pPr>
        <w:pStyle w:val="Texto"/>
        <w:rPr>
          <w:szCs w:val="24"/>
        </w:rPr>
      </w:pPr>
      <w:r>
        <w:rPr>
          <w:szCs w:val="24"/>
        </w:rPr>
        <w:t xml:space="preserve">Neste capítulo é feita a apresentação e contextualização do trabalho realizado no âmbito da unidade curricular Projeto/Estagio da Licenciatura em Engenharia Eletrotécnica e de Computadores no ano 2019/2020. Neste </w:t>
      </w:r>
      <w:r w:rsidR="009E56B7">
        <w:rPr>
          <w:szCs w:val="24"/>
        </w:rPr>
        <w:t>capítulo</w:t>
      </w:r>
      <w:r>
        <w:rPr>
          <w:szCs w:val="24"/>
        </w:rPr>
        <w:t xml:space="preserve"> são apresentados os principais objetos do projeto e a calendarização do mesmo.</w:t>
      </w:r>
    </w:p>
    <w:p w14:paraId="3588A85D" w14:textId="07EB5F71" w:rsidR="006478FA" w:rsidRDefault="00973378" w:rsidP="006478FA">
      <w:pPr>
        <w:pStyle w:val="Subseconumerada"/>
      </w:pPr>
      <w:bookmarkStart w:id="160" w:name="_Toc444444298"/>
      <w:bookmarkEnd w:id="155"/>
      <w:r>
        <w:t>Contextualização</w:t>
      </w:r>
      <w:bookmarkEnd w:id="160"/>
    </w:p>
    <w:p w14:paraId="6BB928AC" w14:textId="090AAAF6" w:rsidR="006478FA" w:rsidRDefault="006478FA" w:rsidP="006478FA">
      <w:pPr>
        <w:pStyle w:val="Texto"/>
      </w:pPr>
    </w:p>
    <w:p w14:paraId="319DD6BC" w14:textId="77777777" w:rsidR="00044D2A" w:rsidRDefault="00044D2A" w:rsidP="00044D2A">
      <w:pPr>
        <w:pStyle w:val="Texto"/>
      </w:pPr>
      <w:bookmarkStart w:id="161" w:name="_Hlk45466226"/>
      <w:moveToRangeStart w:id="162" w:author="Carlos Campos" w:date="2020-07-10T10:54:00Z" w:name="move45270911"/>
      <w:moveTo w:id="163" w:author="Carlos Campos" w:date="2020-07-10T10:54:00Z">
        <w:r>
          <w:t>A Indmei é uma empresa do ramo têxtil que se foca na produção e acabamento de meias, e, por isso, possui diversos postos de trabalho que necessitam de constante supervisão e controlo.</w:t>
        </w:r>
      </w:moveTo>
    </w:p>
    <w:moveToRangeEnd w:id="162"/>
    <w:p w14:paraId="794D4AE6" w14:textId="328989C3" w:rsidR="00727394" w:rsidDel="00240BB2" w:rsidRDefault="009E56B7" w:rsidP="006478FA">
      <w:pPr>
        <w:pStyle w:val="Texto"/>
        <w:rPr>
          <w:del w:id="164" w:author="Andre Marques" w:date="2020-07-12T16:45:00Z"/>
        </w:rPr>
      </w:pPr>
      <w:del w:id="165" w:author="Carlos Campos" w:date="2020-07-10T10:51:00Z">
        <w:r w:rsidDel="00056571">
          <w:delText xml:space="preserve">Atualmente, para ter sucesso no mundo empresarial é necessário que toda a informação recolhida do ceio de uma empresa seja organizada e explorada ao máximo, no sentido tentar melhorar o rendimento e qualidade das suas linhas de produção </w:delText>
        </w:r>
      </w:del>
      <w:ins w:id="166" w:author="Carlos Campos" w:date="2020-07-10T10:53:00Z">
        <w:r w:rsidR="00056571">
          <w:t>A</w:t>
        </w:r>
      </w:ins>
      <w:del w:id="167" w:author="Carlos Campos" w:date="2020-07-10T10:53:00Z">
        <w:r w:rsidDel="00056571">
          <w:delText>a</w:delText>
        </w:r>
      </w:del>
      <w:r>
        <w:t xml:space="preserve"> Indmei apresentou uma proposta de projeto/estagio que </w:t>
      </w:r>
      <w:r w:rsidR="00D94037">
        <w:t xml:space="preserve">incide, fundamentalmente, no desenvolvimento de um </w:t>
      </w:r>
      <w:r w:rsidR="00D94037" w:rsidRPr="00044D2A">
        <w:rPr>
          <w:i/>
          <w:rPrChange w:id="168" w:author="Carlos Campos" w:date="2020-07-10T10:54:00Z">
            <w:rPr/>
          </w:rPrChange>
        </w:rPr>
        <w:t>software</w:t>
      </w:r>
      <w:r w:rsidR="00D94037">
        <w:t xml:space="preserve"> que permite efetuar uma melhor visualização e </w:t>
      </w:r>
      <w:del w:id="169" w:author="Carlos Campos" w:date="2020-07-10T10:54:00Z">
        <w:r w:rsidR="00D94037" w:rsidDel="00044D2A">
          <w:delText>analise</w:delText>
        </w:r>
      </w:del>
      <w:ins w:id="170" w:author="Carlos Campos" w:date="2020-07-10T10:54:00Z">
        <w:r w:rsidR="00044D2A">
          <w:t>análise</w:t>
        </w:r>
      </w:ins>
      <w:r w:rsidR="00D94037">
        <w:t xml:space="preserve"> da informação recolhida nos postos de </w:t>
      </w:r>
      <w:commentRangeStart w:id="171"/>
      <w:commentRangeStart w:id="172"/>
      <w:r w:rsidR="00D94037">
        <w:t>trabalho</w:t>
      </w:r>
      <w:commentRangeEnd w:id="171"/>
      <w:r w:rsidR="00044D2A">
        <w:rPr>
          <w:rStyle w:val="Refdecomentrio"/>
        </w:rPr>
        <w:commentReference w:id="171"/>
      </w:r>
      <w:commentRangeEnd w:id="172"/>
      <w:r w:rsidR="00240BB2">
        <w:rPr>
          <w:rStyle w:val="Refdecomentrio"/>
        </w:rPr>
        <w:commentReference w:id="172"/>
      </w:r>
      <w:r w:rsidR="00D94037">
        <w:t>.</w:t>
      </w:r>
    </w:p>
    <w:p w14:paraId="78E9506D" w14:textId="0DDB5022" w:rsidR="00D94037" w:rsidDel="00044D2A" w:rsidRDefault="00D94037" w:rsidP="006478FA">
      <w:pPr>
        <w:pStyle w:val="Texto"/>
      </w:pPr>
      <w:moveFromRangeStart w:id="173" w:author="Carlos Campos" w:date="2020-07-10T10:54:00Z" w:name="move45270911"/>
      <w:moveFrom w:id="174" w:author="Carlos Campos" w:date="2020-07-10T10:54:00Z">
        <w:r w:rsidDel="00044D2A">
          <w:t>A Indmei é uma empresa do ramo têxtil que se foca na produção e acabamento de meias, e, por isso, possui diversos postos de trabalho que necessitam de constante supervisão e controlo.</w:t>
        </w:r>
      </w:moveFrom>
    </w:p>
    <w:moveFromRangeEnd w:id="173"/>
    <w:p w14:paraId="5ED4F74E" w14:textId="108FB307" w:rsidR="00D94037" w:rsidRDefault="00D94037" w:rsidP="006478FA">
      <w:pPr>
        <w:pStyle w:val="Texto"/>
      </w:pPr>
      <w:r>
        <w:lastRenderedPageBreak/>
        <w:t xml:space="preserve">Com o intuito de fazer a melhor gestão da qualidade de produção de seis postos de trabalho a empresa necessita de melhorar o sistema </w:t>
      </w:r>
      <w:del w:id="175" w:author="Carlos Campos" w:date="2020-07-10T10:55:00Z">
        <w:r w:rsidDel="00044D2A">
          <w:delText>analise</w:delText>
        </w:r>
      </w:del>
      <w:ins w:id="176" w:author="Carlos Campos" w:date="2020-07-10T10:55:00Z">
        <w:r w:rsidR="00044D2A">
          <w:t>análise</w:t>
        </w:r>
      </w:ins>
      <w:r>
        <w:t xml:space="preserve"> e visualização dos dados recolhidos pelo sistema de controlo já existente. Para tal, surgiu a necessidade de implementar </w:t>
      </w:r>
      <w:r w:rsidR="005807D5">
        <w:t xml:space="preserve">uma aplicação Web que faça uma melhor gestão dos dados </w:t>
      </w:r>
      <w:ins w:id="177" w:author="Carlos Campos" w:date="2020-07-10T10:55:00Z">
        <w:r w:rsidR="00044D2A">
          <w:t xml:space="preserve">já </w:t>
        </w:r>
      </w:ins>
      <w:r w:rsidR="005807D5">
        <w:t>armazenados na base de dados da empresa</w:t>
      </w:r>
      <w:ins w:id="178" w:author="Carlos Campos" w:date="2020-07-10T10:55:00Z">
        <w:r w:rsidR="00044D2A">
          <w:t xml:space="preserve"> e futuros</w:t>
        </w:r>
      </w:ins>
      <w:r w:rsidR="005807D5">
        <w:t xml:space="preserve">. </w:t>
      </w:r>
    </w:p>
    <w:p w14:paraId="504BDA83" w14:textId="2A1A5CF2" w:rsidR="00727394" w:rsidRPr="006478FA" w:rsidRDefault="005807D5" w:rsidP="006478FA">
      <w:pPr>
        <w:pStyle w:val="Texto"/>
      </w:pPr>
      <w:r>
        <w:t xml:space="preserve">Perspetivava-se que durante a realização deste projeto, </w:t>
      </w:r>
      <w:del w:id="179" w:author="Carlos Campos" w:date="2020-07-10T10:56:00Z">
        <w:r w:rsidDel="00044D2A">
          <w:delText xml:space="preserve">iria </w:delText>
        </w:r>
      </w:del>
      <w:commentRangeStart w:id="180"/>
      <w:proofErr w:type="spellStart"/>
      <w:ins w:id="181" w:author="Carlos Campos" w:date="2020-07-10T10:56:00Z">
        <w:r w:rsidR="00044D2A">
          <w:t>irá</w:t>
        </w:r>
      </w:ins>
      <w:ins w:id="182" w:author="Andre Marques" w:date="2020-07-12T16:44:00Z">
        <w:r w:rsidR="00240BB2">
          <w:t>ia</w:t>
        </w:r>
      </w:ins>
      <w:proofErr w:type="spellEnd"/>
      <w:ins w:id="183" w:author="Carlos Campos" w:date="2020-07-10T10:56:00Z">
        <w:del w:id="184" w:author="Andre Marques" w:date="2020-07-12T16:44:00Z">
          <w:r w:rsidR="00044D2A" w:rsidDel="00240BB2">
            <w:delText>-se</w:delText>
          </w:r>
        </w:del>
        <w:r w:rsidR="00044D2A">
          <w:t xml:space="preserve"> </w:t>
        </w:r>
        <w:commentRangeEnd w:id="180"/>
        <w:r w:rsidR="00044D2A">
          <w:rPr>
            <w:rStyle w:val="Refdecomentrio"/>
          </w:rPr>
          <w:commentReference w:id="180"/>
        </w:r>
      </w:ins>
      <w:r>
        <w:t xml:space="preserve">surgir a oportunidade de trabalhar com tecnologias de desenvolvimento Web, tais como HTML, JavaScript, CSS, e até </w:t>
      </w:r>
      <w:proofErr w:type="spellStart"/>
      <w:r>
        <w:t>Python</w:t>
      </w:r>
      <w:proofErr w:type="spellEnd"/>
      <w:r>
        <w:t>.</w:t>
      </w:r>
    </w:p>
    <w:p w14:paraId="3C5630C8" w14:textId="77777777" w:rsidR="008F4296" w:rsidRDefault="008F4296" w:rsidP="008F4296">
      <w:pPr>
        <w:pStyle w:val="Subseconumerada"/>
      </w:pPr>
      <w:bookmarkStart w:id="185" w:name="_Toc444444299"/>
      <w:bookmarkEnd w:id="161"/>
      <w:r>
        <w:t>Objetivos</w:t>
      </w:r>
      <w:bookmarkEnd w:id="185"/>
    </w:p>
    <w:p w14:paraId="687D45A1" w14:textId="69694F25" w:rsidR="007A404F" w:rsidRPr="00377C8C" w:rsidRDefault="006478FA" w:rsidP="007A404F">
      <w:pPr>
        <w:pStyle w:val="Texto"/>
      </w:pPr>
      <w:bookmarkStart w:id="186" w:name="_Hlk45466293"/>
      <w:bookmarkStart w:id="187" w:name="_Hlk44607785"/>
      <w:r w:rsidRPr="00990CFE">
        <w:t xml:space="preserve">O principal objetivo deste projeto é melhorar a qualidade da supervisão de seis linhas de produção e implementar um sistema web que permita apresentar a informação recolhida durante o processo de produção de forma amigável e organizada ao utilizador. Dada a </w:t>
      </w:r>
      <w:r w:rsidRPr="00377C8C">
        <w:t xml:space="preserve">complexidade do </w:t>
      </w:r>
      <w:r w:rsidR="007A404F" w:rsidRPr="00377C8C">
        <w:t>objetivo, sentiu-se a necessidade de o subdividir em múltiplas tarefas mais simples, tais como:</w:t>
      </w:r>
    </w:p>
    <w:p w14:paraId="080E2E04" w14:textId="1529E439" w:rsidR="007A404F" w:rsidRPr="00377C8C" w:rsidRDefault="007A404F" w:rsidP="007A404F">
      <w:pPr>
        <w:pStyle w:val="Texto"/>
        <w:numPr>
          <w:ilvl w:val="0"/>
          <w:numId w:val="17"/>
        </w:numPr>
      </w:pPr>
      <w:r w:rsidRPr="00377C8C">
        <w:t xml:space="preserve">Estudo do modo de funcionamento e configuração de base de dados </w:t>
      </w:r>
      <w:proofErr w:type="spellStart"/>
      <w:r w:rsidRPr="00377C8C">
        <w:t>MySQL</w:t>
      </w:r>
      <w:proofErr w:type="spellEnd"/>
    </w:p>
    <w:p w14:paraId="02397E9E" w14:textId="03252BBD" w:rsidR="007A404F" w:rsidRPr="00377C8C" w:rsidRDefault="007A404F" w:rsidP="007A404F">
      <w:pPr>
        <w:pStyle w:val="Texto"/>
        <w:numPr>
          <w:ilvl w:val="0"/>
          <w:numId w:val="17"/>
        </w:numPr>
      </w:pPr>
      <w:r w:rsidRPr="00377C8C">
        <w:t>A conversão do sistema de recolha de dados para o sistema operativo Linux</w:t>
      </w:r>
    </w:p>
    <w:p w14:paraId="440B9AA5" w14:textId="6FB8014A" w:rsidR="007A404F" w:rsidRPr="00377C8C" w:rsidRDefault="007A404F" w:rsidP="007A404F">
      <w:pPr>
        <w:pStyle w:val="Texto"/>
        <w:numPr>
          <w:ilvl w:val="0"/>
          <w:numId w:val="17"/>
        </w:numPr>
      </w:pPr>
      <w:r w:rsidRPr="00377C8C">
        <w:t xml:space="preserve">Estudo de algumas ferramentas usadas para desenvolvimento Web (JavaScript, </w:t>
      </w:r>
      <w:proofErr w:type="spellStart"/>
      <w:r w:rsidRPr="00377C8C">
        <w:t>JQuery</w:t>
      </w:r>
      <w:proofErr w:type="spellEnd"/>
      <w:r w:rsidRPr="00377C8C">
        <w:t xml:space="preserve">, </w:t>
      </w:r>
      <w:proofErr w:type="spellStart"/>
      <w:r w:rsidRPr="00377C8C">
        <w:t>Python</w:t>
      </w:r>
      <w:proofErr w:type="spellEnd"/>
      <w:r w:rsidRPr="00377C8C">
        <w:t>, …)</w:t>
      </w:r>
    </w:p>
    <w:p w14:paraId="03627753" w14:textId="712658B6" w:rsidR="007A404F" w:rsidRPr="00377C8C" w:rsidRDefault="007A404F" w:rsidP="007A404F">
      <w:pPr>
        <w:pStyle w:val="Texto"/>
        <w:numPr>
          <w:ilvl w:val="0"/>
          <w:numId w:val="17"/>
        </w:numPr>
      </w:pPr>
      <w:r w:rsidRPr="00377C8C">
        <w:t>Desenvolvimento de uma interface gráfica para display de dados em tempo real</w:t>
      </w:r>
    </w:p>
    <w:p w14:paraId="67263A1F" w14:textId="01AD1E1F" w:rsidR="007A404F" w:rsidDel="00240BB2" w:rsidRDefault="007A404F" w:rsidP="007A404F">
      <w:pPr>
        <w:pStyle w:val="Texto"/>
        <w:numPr>
          <w:ilvl w:val="0"/>
          <w:numId w:val="17"/>
        </w:numPr>
        <w:rPr>
          <w:ins w:id="188" w:author="Carlos Campos" w:date="2020-07-10T10:57:00Z"/>
          <w:del w:id="189" w:author="Andre Marques" w:date="2020-07-12T16:52:00Z"/>
        </w:rPr>
      </w:pPr>
      <w:r w:rsidRPr="00377C8C">
        <w:t>Desenvolvimento da aplicação Web para analises estatísticas da informação, e ajuda na tomada de decisões</w:t>
      </w:r>
    </w:p>
    <w:p w14:paraId="56D48CBF" w14:textId="4DEE8F4A" w:rsidR="00044D2A" w:rsidRDefault="00044D2A" w:rsidP="005521AD">
      <w:pPr>
        <w:pStyle w:val="Texto"/>
        <w:numPr>
          <w:ilvl w:val="0"/>
          <w:numId w:val="17"/>
        </w:numPr>
        <w:rPr>
          <w:ins w:id="190" w:author="Carlos Campos" w:date="2020-07-10T10:57:00Z"/>
        </w:rPr>
      </w:pPr>
    </w:p>
    <w:p w14:paraId="53FBDE8D" w14:textId="484704A2" w:rsidR="00044D2A" w:rsidRPr="00377C8C" w:rsidRDefault="00044D2A">
      <w:pPr>
        <w:pStyle w:val="Texto"/>
        <w:pPrChange w:id="191" w:author="Carlos Campos" w:date="2020-07-10T10:57:00Z">
          <w:pPr>
            <w:pStyle w:val="Texto"/>
            <w:numPr>
              <w:numId w:val="17"/>
            </w:numPr>
            <w:ind w:left="502" w:hanging="360"/>
          </w:pPr>
        </w:pPrChange>
      </w:pPr>
      <w:ins w:id="192" w:author="Carlos Campos" w:date="2020-07-10T10:57:00Z">
        <w:r>
          <w:t>No final espera</w:t>
        </w:r>
      </w:ins>
      <w:ins w:id="193" w:author="Andre Marques" w:date="2020-07-12T16:51:00Z">
        <w:r w:rsidR="00240BB2">
          <w:t>-se</w:t>
        </w:r>
      </w:ins>
      <w:ins w:id="194" w:author="Carlos Campos" w:date="2020-07-10T10:57:00Z">
        <w:r>
          <w:t xml:space="preserve"> obter uma aplicação</w:t>
        </w:r>
      </w:ins>
      <w:ins w:id="195" w:author="Andre Marques" w:date="2020-07-12T16:45:00Z">
        <w:r w:rsidR="00240BB2">
          <w:t xml:space="preserve"> que facil</w:t>
        </w:r>
      </w:ins>
      <w:ins w:id="196" w:author="Andre Marques" w:date="2020-07-12T16:46:00Z">
        <w:r w:rsidR="00240BB2">
          <w:t>ite a análise</w:t>
        </w:r>
      </w:ins>
      <w:ins w:id="197" w:author="Andre Marques" w:date="2020-07-12T16:48:00Z">
        <w:r w:rsidR="00240BB2">
          <w:t xml:space="preserve"> e compreensão</w:t>
        </w:r>
      </w:ins>
      <w:ins w:id="198" w:author="Andre Marques" w:date="2020-07-12T16:46:00Z">
        <w:r w:rsidR="00240BB2">
          <w:t xml:space="preserve"> dos dados de produção recolhidos</w:t>
        </w:r>
      </w:ins>
      <w:ins w:id="199" w:author="Andre Marques" w:date="2020-07-12T16:48:00Z">
        <w:r w:rsidR="00240BB2">
          <w:t>, de forma a identificar</w:t>
        </w:r>
      </w:ins>
      <w:ins w:id="200" w:author="Andre Marques" w:date="2020-07-12T16:49:00Z">
        <w:r w:rsidR="00240BB2">
          <w:t>, o mais rápido possível,</w:t>
        </w:r>
      </w:ins>
      <w:ins w:id="201" w:author="Andre Marques" w:date="2020-07-12T16:48:00Z">
        <w:r w:rsidR="00240BB2">
          <w:t xml:space="preserve"> </w:t>
        </w:r>
      </w:ins>
      <w:ins w:id="202" w:author="Andre Marques" w:date="2020-07-12T16:49:00Z">
        <w:r w:rsidR="00240BB2">
          <w:t xml:space="preserve">potenciais problemas das linhas de produção. </w:t>
        </w:r>
      </w:ins>
      <w:ins w:id="203" w:author="Andre Marques" w:date="2020-07-12T16:50:00Z">
        <w:r w:rsidR="00240BB2">
          <w:t xml:space="preserve">Com </w:t>
        </w:r>
      </w:ins>
      <w:ins w:id="204" w:author="Andre Marques" w:date="2020-07-12T16:52:00Z">
        <w:r w:rsidR="00240BB2">
          <w:t xml:space="preserve">tudo </w:t>
        </w:r>
      </w:ins>
      <w:ins w:id="205" w:author="Andre Marques" w:date="2020-07-12T16:50:00Z">
        <w:r w:rsidR="00240BB2">
          <w:t>isto espera-</w:t>
        </w:r>
      </w:ins>
      <w:ins w:id="206" w:author="Andre Marques" w:date="2020-07-12T16:52:00Z">
        <w:r w:rsidR="00240BB2">
          <w:t>se</w:t>
        </w:r>
      </w:ins>
      <w:ins w:id="207" w:author="Andre Marques" w:date="2020-07-12T16:50:00Z">
        <w:r w:rsidR="00240BB2">
          <w:t xml:space="preserve"> melhorar a qualidade e o rendimento </w:t>
        </w:r>
      </w:ins>
      <w:ins w:id="208" w:author="Andre Marques" w:date="2020-07-12T16:51:00Z">
        <w:r w:rsidR="00240BB2">
          <w:t>dos seis postos de trabalho</w:t>
        </w:r>
      </w:ins>
      <w:ins w:id="209" w:author="Andre Marques" w:date="2020-07-12T16:50:00Z">
        <w:r w:rsidR="00240BB2">
          <w:t>.</w:t>
        </w:r>
      </w:ins>
      <w:ins w:id="210" w:author="Andre Marques" w:date="2020-07-12T16:49:00Z">
        <w:r w:rsidR="00240BB2">
          <w:t xml:space="preserve"> </w:t>
        </w:r>
      </w:ins>
      <w:ins w:id="211" w:author="Carlos Campos" w:date="2020-07-10T10:57:00Z">
        <w:del w:id="212" w:author="Andre Marques" w:date="2020-07-12T16:45:00Z">
          <w:r w:rsidDel="00240BB2">
            <w:delText xml:space="preserve"> …..</w:delText>
          </w:r>
        </w:del>
      </w:ins>
    </w:p>
    <w:p w14:paraId="741094AA" w14:textId="002251E0" w:rsidR="00892BDF" w:rsidRDefault="0072112B" w:rsidP="00840933">
      <w:pPr>
        <w:pStyle w:val="Subseconumerada"/>
      </w:pPr>
      <w:bookmarkStart w:id="213" w:name="_Ref153786063"/>
      <w:bookmarkStart w:id="214" w:name="_Ref153786082"/>
      <w:bookmarkStart w:id="215" w:name="_Ref153786084"/>
      <w:bookmarkStart w:id="216" w:name="_Ref153786162"/>
      <w:bookmarkStart w:id="217" w:name="_Toc444444300"/>
      <w:bookmarkEnd w:id="186"/>
      <w:r>
        <w:t>Calendarização</w:t>
      </w:r>
      <w:bookmarkEnd w:id="213"/>
      <w:bookmarkEnd w:id="214"/>
      <w:bookmarkEnd w:id="215"/>
      <w:bookmarkEnd w:id="216"/>
      <w:bookmarkEnd w:id="217"/>
    </w:p>
    <w:p w14:paraId="5F5F2A97" w14:textId="77777777" w:rsidR="000C5200" w:rsidRPr="00990CFE" w:rsidRDefault="00A6673B" w:rsidP="00E7381B">
      <w:pPr>
        <w:pStyle w:val="Texto"/>
      </w:pPr>
      <w:bookmarkStart w:id="218" w:name="_Hlk45466334"/>
      <w:r w:rsidRPr="00990CFE">
        <w:lastRenderedPageBreak/>
        <w:t xml:space="preserve">Para </w:t>
      </w:r>
      <w:r w:rsidR="001437F6" w:rsidRPr="00990CFE">
        <w:t>uma melhor gestão do tempo disponível para a realização foi concebida a calendarização da tabela 1, ainda na fase de planeamento. Esta inclui tanto as semanas para aprendizagem de conceitos como para o desenvolvimento efetivo do trabalho. Tal como podemos ver no mês de março foi iniciada a primeira parte do projeto com o estudo da linguagem c++, assim como do sistema já implementado na Indmei, e gradualmente foi feita a conversão para Linux.</w:t>
      </w:r>
    </w:p>
    <w:p w14:paraId="36E07351" w14:textId="36712B8A" w:rsidR="000C5200" w:rsidRPr="00990CFE" w:rsidRDefault="001437F6" w:rsidP="00E7381B">
      <w:pPr>
        <w:pStyle w:val="Texto"/>
      </w:pPr>
      <w:r w:rsidRPr="00990CFE">
        <w:t xml:space="preserve">O mês de abril deu </w:t>
      </w:r>
      <w:r w:rsidR="000C5200" w:rsidRPr="00990CFE">
        <w:t>início</w:t>
      </w:r>
      <w:del w:id="219" w:author="Carlos Campos" w:date="2020-07-10T11:55:00Z">
        <w:r w:rsidRPr="00990CFE" w:rsidDel="000354B9">
          <w:delText xml:space="preserve"> á </w:delText>
        </w:r>
      </w:del>
      <w:ins w:id="220" w:author="Carlos Campos" w:date="2020-07-10T11:55:00Z">
        <w:r w:rsidR="000354B9">
          <w:t xml:space="preserve"> </w:t>
        </w:r>
        <w:del w:id="221" w:author="Andre Marques" w:date="2020-07-12T16:52:00Z">
          <w:r w:rsidR="000354B9" w:rsidDel="00240BB2">
            <w:delText xml:space="preserve">à  </w:delText>
          </w:r>
        </w:del>
      </w:ins>
      <w:del w:id="222" w:author="Andre Marques" w:date="2020-07-12T16:52:00Z">
        <w:r w:rsidRPr="00990CFE" w:rsidDel="00240BB2">
          <w:delText>segunda</w:delText>
        </w:r>
      </w:del>
      <w:ins w:id="223" w:author="Andre Marques" w:date="2020-07-12T16:52:00Z">
        <w:r w:rsidR="00240BB2">
          <w:t>à segunda</w:t>
        </w:r>
      </w:ins>
      <w:r w:rsidRPr="00990CFE">
        <w:t xml:space="preserve"> fase o projeto, que corresponde ao estudo de</w:t>
      </w:r>
      <w:r w:rsidR="000C5200" w:rsidRPr="00990CFE">
        <w:t xml:space="preserve"> algumas linguagens de programação tal como, </w:t>
      </w:r>
      <w:proofErr w:type="spellStart"/>
      <w:r w:rsidR="000C5200" w:rsidRPr="00990CFE">
        <w:t>python</w:t>
      </w:r>
      <w:proofErr w:type="spellEnd"/>
      <w:r w:rsidR="000C5200" w:rsidRPr="00990CFE">
        <w:t xml:space="preserve">, html, </w:t>
      </w:r>
      <w:proofErr w:type="spellStart"/>
      <w:r w:rsidR="000C5200" w:rsidRPr="00990CFE">
        <w:t>css</w:t>
      </w:r>
      <w:proofErr w:type="spellEnd"/>
      <w:r w:rsidR="000C5200" w:rsidRPr="00990CFE">
        <w:t>, e JavaScript. Neste mês foi também desenvolvida a interface gráfica destinada às linhas de produção e supervisores.</w:t>
      </w:r>
    </w:p>
    <w:p w14:paraId="1A778391" w14:textId="6D00B2E8" w:rsidR="001437F6" w:rsidRDefault="000C5200" w:rsidP="00E7381B">
      <w:pPr>
        <w:pStyle w:val="Texto"/>
      </w:pPr>
      <w:r w:rsidRPr="00990CFE">
        <w:t xml:space="preserve"> A terceira fase do trabalho começou no início do mês de maio e prolongou-se até ao final da terceira semana de junho. Esta correspondeu ao desenvolvimento da aplicação web destinada</w:t>
      </w:r>
      <w:del w:id="224" w:author="Carlos Campos" w:date="2020-07-10T11:55:00Z">
        <w:r w:rsidRPr="00990CFE" w:rsidDel="000354B9">
          <w:delText xml:space="preserve"> á </w:delText>
        </w:r>
      </w:del>
      <w:ins w:id="225" w:author="Carlos Campos" w:date="2020-07-10T11:55:00Z">
        <w:r w:rsidR="000354B9">
          <w:t xml:space="preserve"> </w:t>
        </w:r>
        <w:proofErr w:type="gramStart"/>
        <w:r w:rsidR="000354B9">
          <w:t xml:space="preserve">à  </w:t>
        </w:r>
      </w:ins>
      <w:r w:rsidRPr="00990CFE">
        <w:t>apresentação</w:t>
      </w:r>
      <w:proofErr w:type="gramEnd"/>
      <w:r w:rsidRPr="00990CFE">
        <w:t xml:space="preserve"> e analise estatística dos dados de produção.</w:t>
      </w:r>
    </w:p>
    <w:bookmarkEnd w:id="218"/>
    <w:p w14:paraId="30FC40AF" w14:textId="64E0D4D1" w:rsidR="00711532" w:rsidRPr="00711532" w:rsidDel="004C6011" w:rsidRDefault="00711532" w:rsidP="00711532">
      <w:pPr>
        <w:pStyle w:val="Texto"/>
        <w:jc w:val="center"/>
        <w:rPr>
          <w:del w:id="226" w:author="Andre Marques" w:date="2020-07-12T15:50:00Z"/>
          <w:b/>
          <w:bCs/>
          <w:sz w:val="20"/>
        </w:rPr>
      </w:pPr>
      <w:del w:id="227" w:author="Andre Marques" w:date="2020-07-12T15:50:00Z">
        <w:r w:rsidRPr="00711532" w:rsidDel="004C6011">
          <w:rPr>
            <w:b/>
            <w:bCs/>
            <w:sz w:val="20"/>
          </w:rPr>
          <w:delText>Tabela 1  Calendarização do projeto</w:delText>
        </w:r>
      </w:del>
    </w:p>
    <w:p w14:paraId="0124148F" w14:textId="603564AD" w:rsidR="00711532" w:rsidRDefault="00711532" w:rsidP="00E7381B">
      <w:pPr>
        <w:pStyle w:val="Texto"/>
      </w:pPr>
      <w:bookmarkStart w:id="228" w:name="_Hlk45466378"/>
      <w:r>
        <w:rPr>
          <w:noProof/>
          <w:lang w:eastAsia="pt-PT"/>
        </w:rPr>
        <w:drawing>
          <wp:inline distT="0" distB="0" distL="0" distR="0" wp14:anchorId="7B641990" wp14:editId="3A9F5DCD">
            <wp:extent cx="5579745" cy="1623060"/>
            <wp:effectExtent l="0" t="0" r="0" b="0"/>
            <wp:docPr id="6" name="Imagem 6" descr="Uma imagem com computador, branco, armário,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1623060"/>
                    </a:xfrm>
                    <a:prstGeom prst="rect">
                      <a:avLst/>
                    </a:prstGeom>
                  </pic:spPr>
                </pic:pic>
              </a:graphicData>
            </a:graphic>
          </wp:inline>
        </w:drawing>
      </w:r>
    </w:p>
    <w:p w14:paraId="3CA61847" w14:textId="5C917588" w:rsidR="000C5200" w:rsidRPr="004C6011" w:rsidRDefault="004C6011">
      <w:pPr>
        <w:pStyle w:val="Texto"/>
        <w:jc w:val="center"/>
        <w:rPr>
          <w:b/>
          <w:bCs/>
          <w:sz w:val="20"/>
          <w:rPrChange w:id="229" w:author="Andre Marques" w:date="2020-07-12T15:50:00Z">
            <w:rPr/>
          </w:rPrChange>
        </w:rPr>
        <w:pPrChange w:id="230" w:author="Andre Marques" w:date="2020-07-12T15:50:00Z">
          <w:pPr>
            <w:pStyle w:val="Texto"/>
          </w:pPr>
        </w:pPrChange>
      </w:pPr>
      <w:ins w:id="231" w:author="Andre Marques" w:date="2020-07-12T15:50:00Z">
        <w:r w:rsidRPr="00711532">
          <w:rPr>
            <w:b/>
            <w:bCs/>
            <w:sz w:val="20"/>
          </w:rPr>
          <w:t xml:space="preserve">Tabela </w:t>
        </w:r>
      </w:ins>
      <w:ins w:id="232" w:author="Andre Marques" w:date="2020-07-12T17:31:00Z">
        <w:r w:rsidR="005521AD" w:rsidRPr="00711532">
          <w:rPr>
            <w:b/>
            <w:bCs/>
            <w:sz w:val="20"/>
          </w:rPr>
          <w:t>1 Calendarização</w:t>
        </w:r>
      </w:ins>
      <w:ins w:id="233" w:author="Andre Marques" w:date="2020-07-12T15:50:00Z">
        <w:r w:rsidRPr="00711532">
          <w:rPr>
            <w:b/>
            <w:bCs/>
            <w:sz w:val="20"/>
          </w:rPr>
          <w:t xml:space="preserve"> do projeto</w:t>
        </w:r>
      </w:ins>
    </w:p>
    <w:p w14:paraId="777E22B7" w14:textId="77777777" w:rsidR="00143BC0" w:rsidRDefault="00143BC0" w:rsidP="00143BC0">
      <w:pPr>
        <w:pStyle w:val="Subseconumerada"/>
      </w:pPr>
      <w:bookmarkStart w:id="234" w:name="_Toc444444301"/>
      <w:bookmarkEnd w:id="228"/>
      <w:r>
        <w:t>Organização do relatório</w:t>
      </w:r>
      <w:bookmarkEnd w:id="234"/>
    </w:p>
    <w:p w14:paraId="725CA269" w14:textId="77777777" w:rsidR="000F1C61" w:rsidRPr="00990CFE" w:rsidRDefault="000C5200" w:rsidP="00143BC0">
      <w:pPr>
        <w:pStyle w:val="Texto"/>
      </w:pPr>
      <w:bookmarkStart w:id="235" w:name="_Hlk45466415"/>
      <w:r w:rsidRPr="00990CFE">
        <w:t xml:space="preserve">No primeiro </w:t>
      </w:r>
      <w:r w:rsidR="000F1C61" w:rsidRPr="00990CFE">
        <w:t>capítulo</w:t>
      </w:r>
      <w:r w:rsidRPr="00990CFE">
        <w:t xml:space="preserve"> é feita uma breve introdução ao projeto realizado no âmbito da unidade curricular de Projeto/Estágio do 3º ano da licenciatura em engenharia eletrotécnica e de computadores (LEEC)</w:t>
      </w:r>
      <w:r w:rsidR="000F1C61" w:rsidRPr="00990CFE">
        <w:t>, assim como a contextualização do problema a resolver, calendarização, e apresentados os principais objetivos propostos.</w:t>
      </w:r>
    </w:p>
    <w:p w14:paraId="4A8D33F8" w14:textId="1B27E720" w:rsidR="000F1C61" w:rsidRPr="00990CFE" w:rsidRDefault="000F1C61" w:rsidP="00143BC0">
      <w:pPr>
        <w:pStyle w:val="Texto"/>
      </w:pPr>
      <w:bookmarkStart w:id="236" w:name="_Formato_da_notificação"/>
      <w:bookmarkEnd w:id="236"/>
      <w:r w:rsidRPr="00990CFE">
        <w:t xml:space="preserve">No capítulo seguinte, 2, analisa-se a arquitetura do sistema, onde são apresentadas as diferentes tecnologias utilizadas e são explicadas as interações entre </w:t>
      </w:r>
      <w:r w:rsidR="001D255D" w:rsidRPr="00990CFE">
        <w:t>estas</w:t>
      </w:r>
      <w:r w:rsidRPr="00990CFE">
        <w:t>. É também, feito o enquadramento destas no sistema em geral.</w:t>
      </w:r>
    </w:p>
    <w:p w14:paraId="48FD068E" w14:textId="76B2D343" w:rsidR="000F1C61" w:rsidRPr="00990CFE" w:rsidRDefault="000F1C61" w:rsidP="00143BC0">
      <w:pPr>
        <w:pStyle w:val="Texto"/>
      </w:pPr>
      <w:r w:rsidRPr="00990CFE">
        <w:t>No capítulo 3, são expostos os principais algoritmos, etapas, e processos utilizados no desenvolvimento do projeto, assim como uma descrição detalhada dos mesmos.</w:t>
      </w:r>
    </w:p>
    <w:p w14:paraId="49EF385E" w14:textId="49E61710" w:rsidR="000F1C61" w:rsidRPr="00990CFE" w:rsidRDefault="000F1C61" w:rsidP="00143BC0">
      <w:pPr>
        <w:pStyle w:val="Texto"/>
      </w:pPr>
      <w:r w:rsidRPr="00990CFE">
        <w:lastRenderedPageBreak/>
        <w:t xml:space="preserve"> No </w:t>
      </w:r>
      <w:r w:rsidR="00711532" w:rsidRPr="00990CFE">
        <w:t>capítulo seguinte</w:t>
      </w:r>
      <w:r w:rsidRPr="00990CFE">
        <w:t xml:space="preserve">, 4, </w:t>
      </w:r>
      <w:r w:rsidR="00711532" w:rsidRPr="00990CFE">
        <w:t>procede-se</w:t>
      </w:r>
      <w:del w:id="237" w:author="Carlos Campos" w:date="2020-07-10T11:55:00Z">
        <w:r w:rsidR="00711532" w:rsidRPr="00990CFE" w:rsidDel="000354B9">
          <w:delText xml:space="preserve"> á </w:delText>
        </w:r>
      </w:del>
      <w:ins w:id="238" w:author="Carlos Campos" w:date="2020-07-10T11:55:00Z">
        <w:r w:rsidR="000354B9">
          <w:t xml:space="preserve"> </w:t>
        </w:r>
        <w:del w:id="239" w:author="Andre Marques" w:date="2020-07-12T15:50:00Z">
          <w:r w:rsidR="000354B9" w:rsidDel="004C6011">
            <w:delText xml:space="preserve">à  </w:delText>
          </w:r>
        </w:del>
      </w:ins>
      <w:del w:id="240" w:author="Andre Marques" w:date="2020-07-12T15:50:00Z">
        <w:r w:rsidR="00711532" w:rsidRPr="00990CFE" w:rsidDel="004C6011">
          <w:delText>mostra</w:delText>
        </w:r>
      </w:del>
      <w:ins w:id="241" w:author="Andre Marques" w:date="2020-07-12T15:50:00Z">
        <w:r w:rsidR="004C6011">
          <w:t>à mostra</w:t>
        </w:r>
      </w:ins>
      <w:r w:rsidR="00711532" w:rsidRPr="00990CFE">
        <w:t xml:space="preserve"> e analise dos resultados obtidos no trabalho.</w:t>
      </w:r>
    </w:p>
    <w:p w14:paraId="5B3C898F" w14:textId="6B819C6C" w:rsidR="00711532" w:rsidRDefault="00711532" w:rsidP="00143BC0">
      <w:pPr>
        <w:pStyle w:val="Texto"/>
      </w:pPr>
      <w:r w:rsidRPr="00990CFE">
        <w:t>Por fim, no último capítulo, 5, são retiradas as principais conclusões e apresentadas perspetivas que poderão ser abordadas para desenvolvimentos futuros.</w:t>
      </w:r>
    </w:p>
    <w:bookmarkEnd w:id="235"/>
    <w:p w14:paraId="3417890C" w14:textId="443189A1" w:rsidR="0094403F" w:rsidRDefault="000B2847" w:rsidP="00995F5D">
      <w:pPr>
        <w:pStyle w:val="Seconumerada"/>
      </w:pPr>
      <w:r>
        <w:lastRenderedPageBreak/>
        <w:t>Arquitetura do sistema</w:t>
      </w:r>
    </w:p>
    <w:p w14:paraId="5DBBD2B7" w14:textId="4B23EBDC" w:rsidR="00B51B4C" w:rsidRPr="00B51B4C" w:rsidRDefault="00B51B4C" w:rsidP="000B2847">
      <w:pPr>
        <w:pStyle w:val="Texto"/>
        <w:rPr>
          <w:ins w:id="242" w:author="Carlos Campos" w:date="2020-07-10T11:57:00Z"/>
          <w:highlight w:val="yellow"/>
          <w:rPrChange w:id="243" w:author="Carlos Campos" w:date="2020-07-10T11:58:00Z">
            <w:rPr>
              <w:ins w:id="244" w:author="Carlos Campos" w:date="2020-07-10T11:57:00Z"/>
            </w:rPr>
          </w:rPrChange>
        </w:rPr>
      </w:pPr>
      <w:ins w:id="245" w:author="Carlos Campos" w:date="2020-07-10T11:57:00Z">
        <w:r w:rsidRPr="00B51B4C">
          <w:rPr>
            <w:highlight w:val="yellow"/>
            <w:rPrChange w:id="246" w:author="Carlos Campos" w:date="2020-07-10T11:58:00Z">
              <w:rPr/>
            </w:rPrChange>
          </w:rPr>
          <w:t>2.1 versão anterior</w:t>
        </w:r>
      </w:ins>
    </w:p>
    <w:p w14:paraId="66078FC8" w14:textId="2B062965" w:rsidR="00B51B4C" w:rsidRDefault="00B51B4C" w:rsidP="000B2847">
      <w:pPr>
        <w:pStyle w:val="Texto"/>
        <w:rPr>
          <w:ins w:id="247" w:author="Carlos Campos" w:date="2020-07-10T11:57:00Z"/>
        </w:rPr>
      </w:pPr>
      <w:ins w:id="248" w:author="Carlos Campos" w:date="2020-07-10T11:58:00Z">
        <w:r w:rsidRPr="00B51B4C">
          <w:rPr>
            <w:highlight w:val="yellow"/>
            <w:rPrChange w:id="249" w:author="Carlos Campos" w:date="2020-07-10T11:58:00Z">
              <w:rPr/>
            </w:rPrChange>
          </w:rPr>
          <w:t>Convém fazer uma breve descrição da versão anterior e apontar as falhas da mesma, para depois se perceber o que é novo ou adaptado.</w:t>
        </w:r>
      </w:ins>
    </w:p>
    <w:p w14:paraId="3B79BFA1" w14:textId="7EB13F08" w:rsidR="000B2847" w:rsidRPr="003D7C81" w:rsidRDefault="000B2847" w:rsidP="000B2847">
      <w:pPr>
        <w:pStyle w:val="Texto"/>
      </w:pPr>
      <w:bookmarkStart w:id="250" w:name="_Hlk45466564"/>
      <w:r w:rsidRPr="003D7C81">
        <w:t xml:space="preserve">Neste capítulo é feita a apresentação e descrição das tecnologias utilizadas no desenvolvimento do projeto, assim como a explicação para a escolha das mesmas. Todas as tecnologias utilizadas são gratuitas (open </w:t>
      </w:r>
      <w:proofErr w:type="spellStart"/>
      <w:r w:rsidRPr="003D7C81">
        <w:t>source</w:t>
      </w:r>
      <w:proofErr w:type="spellEnd"/>
      <w:r w:rsidRPr="003D7C81">
        <w:t xml:space="preserve">) mas apresentam muita robustez e, algumas, elevado nível de complexidade. Este aspeto permite reduzir os custos de desenvolvimento do projeto mantendo a sua qualidade. </w:t>
      </w:r>
    </w:p>
    <w:p w14:paraId="37AB61A8" w14:textId="5E4CBF04" w:rsidR="00FC4B51" w:rsidRPr="003D7C81" w:rsidRDefault="00FC4B51" w:rsidP="000B2847">
      <w:pPr>
        <w:pStyle w:val="Texto"/>
      </w:pPr>
      <w:r w:rsidRPr="003D7C81">
        <w:t>A componente de recolha de dados já estava implementada e precisou apenas de uma conversão para o seu correto funcionamento em sistema operativo Linux. Esta recolha é feita através de um Arduíno que está constantemente a escrever para a porta serie do PC. Posteriormente o processamento e validação dos dados é realizado por um aplicativo escrito em c++.</w:t>
      </w:r>
    </w:p>
    <w:p w14:paraId="54DD6B35" w14:textId="5400A449" w:rsidR="000B2847" w:rsidRDefault="000B2847" w:rsidP="000B2847">
      <w:pPr>
        <w:pStyle w:val="Texto"/>
      </w:pPr>
      <w:r w:rsidRPr="003D7C81">
        <w:lastRenderedPageBreak/>
        <w:t xml:space="preserve">Na figura seguinte está representado o diagrama do sistema implementado, onde podemos ver as </w:t>
      </w:r>
      <w:r w:rsidR="00FC4B51" w:rsidRPr="003D7C81">
        <w:t>diferentes</w:t>
      </w:r>
      <w:r w:rsidRPr="003D7C81">
        <w:t xml:space="preserve"> tecnologias</w:t>
      </w:r>
      <w:r w:rsidR="00FC4B51" w:rsidRPr="003D7C81">
        <w:t xml:space="preserve"> utilizadas e algumas das suas interações,</w:t>
      </w:r>
      <w:r w:rsidRPr="003D7C81">
        <w:t xml:space="preserve"> este foi p</w:t>
      </w:r>
      <w:r w:rsidR="00FC4B51" w:rsidRPr="003D7C81">
        <w:t>ensado</w:t>
      </w:r>
      <w:r w:rsidRPr="003D7C81">
        <w:t xml:space="preserve"> ainda na fase de planeamento e mais tarde </w:t>
      </w:r>
      <w:r w:rsidR="00FC4B51" w:rsidRPr="003D7C81">
        <w:t xml:space="preserve">corroborado </w:t>
      </w:r>
      <w:r w:rsidRPr="003D7C81">
        <w:t>pela fase de analise dos resultados</w:t>
      </w:r>
      <w:r w:rsidR="00FC4B51" w:rsidRPr="003D7C81">
        <w:t>.</w:t>
      </w:r>
    </w:p>
    <w:p w14:paraId="5F5827ED" w14:textId="4148E008" w:rsidR="00FC4B51" w:rsidRDefault="00FC4B51" w:rsidP="000B2847">
      <w:pPr>
        <w:pStyle w:val="Texto"/>
      </w:pPr>
    </w:p>
    <w:p w14:paraId="23C77C1C" w14:textId="5495BD6C" w:rsidR="00FC4B51" w:rsidRPr="000B2847" w:rsidRDefault="00FC4B51" w:rsidP="009333DD">
      <w:pPr>
        <w:pStyle w:val="Figura"/>
      </w:pPr>
      <w:r w:rsidRPr="00A41C12">
        <w:rPr>
          <w:noProof/>
          <w:lang w:eastAsia="pt-PT"/>
        </w:rPr>
        <w:drawing>
          <wp:inline distT="0" distB="0" distL="0" distR="0" wp14:anchorId="0F90CCE7" wp14:editId="2402552D">
            <wp:extent cx="5579745" cy="3001645"/>
            <wp:effectExtent l="0" t="0" r="0" b="0"/>
            <wp:docPr id="3" name="Imagem 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01645"/>
                    </a:xfrm>
                    <a:prstGeom prst="rect">
                      <a:avLst/>
                    </a:prstGeom>
                  </pic:spPr>
                </pic:pic>
              </a:graphicData>
            </a:graphic>
          </wp:inline>
        </w:drawing>
      </w:r>
    </w:p>
    <w:p w14:paraId="3907B4C0" w14:textId="4868F44D" w:rsidR="00A41C12" w:rsidRDefault="00A41C12" w:rsidP="00A41C12">
      <w:pPr>
        <w:pStyle w:val="Texto"/>
        <w:jc w:val="center"/>
        <w:rPr>
          <w:b/>
          <w:bCs/>
          <w:sz w:val="20"/>
        </w:rPr>
      </w:pPr>
      <w:r w:rsidRPr="003D7C81">
        <w:rPr>
          <w:b/>
          <w:bCs/>
          <w:sz w:val="20"/>
        </w:rPr>
        <w:t>Figura 2 Esquema geral do sistema</w:t>
      </w:r>
    </w:p>
    <w:p w14:paraId="4944A323" w14:textId="08E4E430" w:rsidR="00B73B96" w:rsidRPr="003D7C81" w:rsidRDefault="00A41C12">
      <w:pPr>
        <w:pStyle w:val="Texto"/>
        <w:rPr>
          <w:szCs w:val="24"/>
        </w:rPr>
        <w:pPrChange w:id="251" w:author="Carlos Campos" w:date="2020-07-10T10:58:00Z">
          <w:pPr>
            <w:pStyle w:val="Texto"/>
            <w:jc w:val="left"/>
          </w:pPr>
        </w:pPrChange>
      </w:pPr>
      <w:r w:rsidRPr="003D7C81">
        <w:rPr>
          <w:szCs w:val="24"/>
        </w:rPr>
        <w:t>Tal como podemos verificar na figura 2, a</w:t>
      </w:r>
      <w:r w:rsidR="00B73B96" w:rsidRPr="003D7C81">
        <w:rPr>
          <w:szCs w:val="24"/>
        </w:rPr>
        <w:t xml:space="preserve"> base de dados </w:t>
      </w:r>
      <w:proofErr w:type="spellStart"/>
      <w:r w:rsidR="00B73B96" w:rsidRPr="003D7C81">
        <w:rPr>
          <w:szCs w:val="24"/>
        </w:rPr>
        <w:t>MySQL</w:t>
      </w:r>
      <w:proofErr w:type="spellEnd"/>
      <w:r w:rsidR="00B73B96" w:rsidRPr="003D7C81">
        <w:rPr>
          <w:szCs w:val="24"/>
        </w:rPr>
        <w:t xml:space="preserve"> encontrasse no centro do diagrama, tornando evidente a sua importância no sistema. Numa primeira fase os dados recolhidos pelo Arduíno são enviados para a </w:t>
      </w:r>
      <w:commentRangeStart w:id="252"/>
      <w:r w:rsidR="00B73B96" w:rsidRPr="003D7C81">
        <w:rPr>
          <w:szCs w:val="24"/>
        </w:rPr>
        <w:t xml:space="preserve">porta </w:t>
      </w:r>
      <w:ins w:id="253" w:author="Andre Marques" w:date="2020-07-12T16:52:00Z">
        <w:r w:rsidR="00240BB2">
          <w:rPr>
            <w:szCs w:val="24"/>
          </w:rPr>
          <w:t>USB</w:t>
        </w:r>
      </w:ins>
      <w:ins w:id="254" w:author="Andre Marques" w:date="2020-07-12T16:53:00Z">
        <w:r w:rsidR="00240BB2">
          <w:rPr>
            <w:szCs w:val="24"/>
          </w:rPr>
          <w:t xml:space="preserve"> </w:t>
        </w:r>
      </w:ins>
      <w:del w:id="255" w:author="Andre Marques" w:date="2020-07-12T16:52:00Z">
        <w:r w:rsidR="00B73B96" w:rsidRPr="003D7C81" w:rsidDel="00240BB2">
          <w:rPr>
            <w:szCs w:val="24"/>
          </w:rPr>
          <w:delText xml:space="preserve">serie </w:delText>
        </w:r>
        <w:commentRangeEnd w:id="252"/>
        <w:r w:rsidR="00044D2A" w:rsidDel="00240BB2">
          <w:rPr>
            <w:rStyle w:val="Refdecomentrio"/>
          </w:rPr>
          <w:commentReference w:id="252"/>
        </w:r>
      </w:del>
      <w:r w:rsidR="00B73B96" w:rsidRPr="003D7C81">
        <w:rPr>
          <w:szCs w:val="24"/>
        </w:rPr>
        <w:t xml:space="preserve">do PC e posteriormente são processados e validados pelo aplicativo, que é responsável por inserir as entradas de informação na base de dados. Posteriormente a aplicação web comunica com o </w:t>
      </w:r>
      <w:proofErr w:type="spellStart"/>
      <w:r w:rsidR="00B73B96" w:rsidRPr="003D7C81">
        <w:rPr>
          <w:szCs w:val="24"/>
        </w:rPr>
        <w:t>MySQL</w:t>
      </w:r>
      <w:proofErr w:type="spellEnd"/>
      <w:r w:rsidR="00B73B96" w:rsidRPr="003D7C81">
        <w:rPr>
          <w:szCs w:val="24"/>
        </w:rPr>
        <w:t xml:space="preserve"> para obter os dados relativos</w:t>
      </w:r>
      <w:del w:id="256" w:author="Carlos Campos" w:date="2020-07-10T11:55:00Z">
        <w:r w:rsidR="00B73B96" w:rsidRPr="003D7C81" w:rsidDel="000354B9">
          <w:rPr>
            <w:szCs w:val="24"/>
          </w:rPr>
          <w:delText xml:space="preserve"> á </w:delText>
        </w:r>
      </w:del>
      <w:ins w:id="257" w:author="Carlos Campos" w:date="2020-07-10T11:55:00Z">
        <w:r w:rsidR="000354B9">
          <w:rPr>
            <w:szCs w:val="24"/>
          </w:rPr>
          <w:t xml:space="preserve"> </w:t>
        </w:r>
        <w:del w:id="258" w:author="Andre Marques" w:date="2020-07-12T16:53:00Z">
          <w:r w:rsidR="000354B9" w:rsidDel="00240BB2">
            <w:rPr>
              <w:szCs w:val="24"/>
            </w:rPr>
            <w:delText xml:space="preserve">à  </w:delText>
          </w:r>
        </w:del>
      </w:ins>
      <w:del w:id="259" w:author="Andre Marques" w:date="2020-07-12T16:53:00Z">
        <w:r w:rsidR="00B73B96" w:rsidRPr="003D7C81" w:rsidDel="00240BB2">
          <w:rPr>
            <w:szCs w:val="24"/>
          </w:rPr>
          <w:delText>produção</w:delText>
        </w:r>
      </w:del>
      <w:ins w:id="260" w:author="Andre Marques" w:date="2020-07-12T16:53:00Z">
        <w:r w:rsidR="00240BB2">
          <w:rPr>
            <w:szCs w:val="24"/>
          </w:rPr>
          <w:t>à produção</w:t>
        </w:r>
      </w:ins>
      <w:r w:rsidR="00B73B96" w:rsidRPr="003D7C81">
        <w:rPr>
          <w:szCs w:val="24"/>
        </w:rPr>
        <w:t>, esta comunicação realizasse através de um</w:t>
      </w:r>
      <w:r w:rsidR="003D7C81">
        <w:rPr>
          <w:szCs w:val="24"/>
        </w:rPr>
        <w:t xml:space="preserve">a </w:t>
      </w:r>
      <w:proofErr w:type="spellStart"/>
      <w:r w:rsidR="003D7C81">
        <w:rPr>
          <w:szCs w:val="24"/>
        </w:rPr>
        <w:t>application</w:t>
      </w:r>
      <w:proofErr w:type="spellEnd"/>
      <w:r w:rsidR="003D7C81">
        <w:rPr>
          <w:szCs w:val="24"/>
        </w:rPr>
        <w:t xml:space="preserve"> </w:t>
      </w:r>
      <w:proofErr w:type="spellStart"/>
      <w:r w:rsidR="003D7C81">
        <w:rPr>
          <w:szCs w:val="24"/>
        </w:rPr>
        <w:t>programming</w:t>
      </w:r>
      <w:proofErr w:type="spellEnd"/>
      <w:r w:rsidR="003D7C81">
        <w:rPr>
          <w:szCs w:val="24"/>
        </w:rPr>
        <w:t xml:space="preserve"> interface</w:t>
      </w:r>
      <w:r w:rsidR="00B73B96" w:rsidRPr="003D7C81">
        <w:rPr>
          <w:szCs w:val="24"/>
        </w:rPr>
        <w:t xml:space="preserve"> </w:t>
      </w:r>
      <w:r w:rsidR="003D7C81">
        <w:rPr>
          <w:szCs w:val="24"/>
        </w:rPr>
        <w:t>(</w:t>
      </w:r>
      <w:r w:rsidR="00B73B96" w:rsidRPr="003D7C81">
        <w:rPr>
          <w:szCs w:val="24"/>
        </w:rPr>
        <w:t>API</w:t>
      </w:r>
      <w:r w:rsidR="003D7C81">
        <w:rPr>
          <w:szCs w:val="24"/>
        </w:rPr>
        <w:t>)</w:t>
      </w:r>
      <w:r w:rsidR="00B73B96" w:rsidRPr="003D7C81">
        <w:rPr>
          <w:szCs w:val="24"/>
        </w:rPr>
        <w:t xml:space="preserve"> do </w:t>
      </w:r>
      <w:proofErr w:type="spellStart"/>
      <w:r w:rsidR="00B73B96" w:rsidRPr="003D7C81">
        <w:rPr>
          <w:szCs w:val="24"/>
        </w:rPr>
        <w:t>Mysql</w:t>
      </w:r>
      <w:proofErr w:type="spellEnd"/>
      <w:r w:rsidR="00B73B96" w:rsidRPr="003D7C81">
        <w:rPr>
          <w:szCs w:val="24"/>
        </w:rPr>
        <w:t xml:space="preserve"> para a linguagem </w:t>
      </w:r>
      <w:proofErr w:type="spellStart"/>
      <w:r w:rsidR="00B73B96" w:rsidRPr="003D7C81">
        <w:rPr>
          <w:szCs w:val="24"/>
        </w:rPr>
        <w:t>Python</w:t>
      </w:r>
      <w:proofErr w:type="spellEnd"/>
      <w:r w:rsidR="00B73B96" w:rsidRPr="003D7C81">
        <w:rPr>
          <w:szCs w:val="24"/>
        </w:rPr>
        <w:t>.</w:t>
      </w:r>
      <w:r w:rsidR="003D7C81">
        <w:rPr>
          <w:szCs w:val="24"/>
        </w:rPr>
        <w:t xml:space="preserve"> </w:t>
      </w:r>
    </w:p>
    <w:bookmarkEnd w:id="187"/>
    <w:bookmarkEnd w:id="250"/>
    <w:p w14:paraId="7D04C718" w14:textId="3EAD2C58" w:rsidR="00B67725" w:rsidRDefault="00D73DBE" w:rsidP="00B67725">
      <w:pPr>
        <w:pStyle w:val="Subseconumerada"/>
      </w:pPr>
      <w:proofErr w:type="spellStart"/>
      <w:r>
        <w:t>MySQL</w:t>
      </w:r>
      <w:proofErr w:type="spellEnd"/>
      <w:r>
        <w:t xml:space="preserve"> </w:t>
      </w:r>
    </w:p>
    <w:p w14:paraId="77190349" w14:textId="203F7DB1" w:rsidR="007E6B4E" w:rsidRDefault="00BA5608" w:rsidP="00D73DBE">
      <w:pPr>
        <w:pStyle w:val="Texto"/>
      </w:pPr>
      <w:bookmarkStart w:id="261" w:name="_Hlk45466642"/>
      <w:r>
        <w:t xml:space="preserve">O </w:t>
      </w:r>
      <w:proofErr w:type="spellStart"/>
      <w:r>
        <w:t>MySQL</w:t>
      </w:r>
      <w:proofErr w:type="spellEnd"/>
      <w:r>
        <w:t xml:space="preserve"> é um sistema de gestão de base de dados</w:t>
      </w:r>
      <w:r w:rsidR="009B7732">
        <w:t xml:space="preserve"> relacional</w:t>
      </w:r>
      <w:r w:rsidR="001D255D">
        <w:t xml:space="preserve"> </w:t>
      </w:r>
      <w:r w:rsidR="009B7732">
        <w:t>(RDBMS</w:t>
      </w:r>
      <w:r w:rsidR="001D255D">
        <w:t>)</w:t>
      </w:r>
      <w:r>
        <w:t xml:space="preserve"> que</w:t>
      </w:r>
      <w:r w:rsidR="00A55AF9">
        <w:t xml:space="preserve"> adota maioritariamente um</w:t>
      </w:r>
      <w:r w:rsidR="001D255D">
        <w:t xml:space="preserve"> </w:t>
      </w:r>
      <w:r w:rsidR="00A55AF9">
        <w:t>modelo</w:t>
      </w:r>
      <w:r w:rsidR="001D255D">
        <w:t xml:space="preserve"> de cliente-servidor, em que o cliente gera os pedidos e o servidor processa esses pedidos e constrói as respetivas respostas</w:t>
      </w:r>
      <w:r w:rsidR="00A55AF9">
        <w:t xml:space="preserve">, e a </w:t>
      </w:r>
      <w:proofErr w:type="spellStart"/>
      <w:r w:rsidR="00A55AF9">
        <w:t>Structured</w:t>
      </w:r>
      <w:proofErr w:type="spellEnd"/>
      <w:r w:rsidR="00A55AF9">
        <w:t xml:space="preserve"> </w:t>
      </w:r>
      <w:proofErr w:type="spellStart"/>
      <w:r w:rsidR="00A55AF9">
        <w:t>Query</w:t>
      </w:r>
      <w:proofErr w:type="spellEnd"/>
      <w:r w:rsidR="00A55AF9">
        <w:t xml:space="preserve"> </w:t>
      </w:r>
      <w:proofErr w:type="spellStart"/>
      <w:r w:rsidR="00A55AF9">
        <w:t>Language</w:t>
      </w:r>
      <w:proofErr w:type="spellEnd"/>
      <w:r w:rsidR="00A55AF9">
        <w:t xml:space="preserve"> (SQL). Os comandos SQL dividem-se quatro grandes grupos, Data </w:t>
      </w:r>
      <w:proofErr w:type="spellStart"/>
      <w:r w:rsidR="00A55AF9">
        <w:t>Definition</w:t>
      </w:r>
      <w:proofErr w:type="spellEnd"/>
      <w:r w:rsidR="00A55AF9">
        <w:t xml:space="preserve"> </w:t>
      </w:r>
      <w:proofErr w:type="spellStart"/>
      <w:r w:rsidR="00A55AF9">
        <w:t>Language</w:t>
      </w:r>
      <w:proofErr w:type="spellEnd"/>
      <w:r w:rsidR="00A55AF9">
        <w:t xml:space="preserve"> (DDL), Data </w:t>
      </w:r>
      <w:proofErr w:type="spellStart"/>
      <w:r w:rsidR="00A55AF9">
        <w:t>Manipulation</w:t>
      </w:r>
      <w:proofErr w:type="spellEnd"/>
      <w:r w:rsidR="00A55AF9">
        <w:t xml:space="preserve"> </w:t>
      </w:r>
      <w:proofErr w:type="spellStart"/>
      <w:r w:rsidR="00A55AF9">
        <w:t>Language</w:t>
      </w:r>
      <w:proofErr w:type="spellEnd"/>
      <w:r w:rsidR="00A55AF9">
        <w:t xml:space="preserve"> (DML), Data </w:t>
      </w:r>
      <w:proofErr w:type="spellStart"/>
      <w:r w:rsidR="00A55AF9">
        <w:t>Control</w:t>
      </w:r>
      <w:proofErr w:type="spellEnd"/>
      <w:r w:rsidR="00A55AF9">
        <w:t xml:space="preserve"> </w:t>
      </w:r>
      <w:proofErr w:type="spellStart"/>
      <w:r w:rsidR="00A55AF9">
        <w:t>Language</w:t>
      </w:r>
      <w:proofErr w:type="spellEnd"/>
      <w:r w:rsidR="00A55AF9">
        <w:t xml:space="preserve"> (DCL), e </w:t>
      </w:r>
      <w:proofErr w:type="spellStart"/>
      <w:r w:rsidR="00A55AF9">
        <w:t>Transaction</w:t>
      </w:r>
      <w:proofErr w:type="spellEnd"/>
      <w:r w:rsidR="00A55AF9">
        <w:t xml:space="preserve"> </w:t>
      </w:r>
      <w:proofErr w:type="spellStart"/>
      <w:r w:rsidR="00A55AF9">
        <w:t>Control</w:t>
      </w:r>
      <w:proofErr w:type="spellEnd"/>
      <w:r w:rsidR="00A55AF9">
        <w:t xml:space="preserve"> </w:t>
      </w:r>
      <w:proofErr w:type="spellStart"/>
      <w:r w:rsidR="00A55AF9">
        <w:t>Language</w:t>
      </w:r>
      <w:proofErr w:type="spellEnd"/>
      <w:r w:rsidR="00A55AF9">
        <w:t xml:space="preserve"> (TCL). Neste projeto os grupos mais </w:t>
      </w:r>
      <w:r w:rsidR="007E6B4E">
        <w:t>utilizados</w:t>
      </w:r>
      <w:r w:rsidR="00A55AF9">
        <w:t xml:space="preserve"> são o DDL, </w:t>
      </w:r>
      <w:r w:rsidR="00A55AF9">
        <w:lastRenderedPageBreak/>
        <w:t xml:space="preserve">uma vez que </w:t>
      </w:r>
      <w:r w:rsidR="007E6B4E">
        <w:t>esta lida</w:t>
      </w:r>
      <w:r w:rsidR="00A55AF9">
        <w:t xml:space="preserve"> com a estrutura e descrição dos dados dentro da base de dados, e o DML que, faz a manipulação dos dados, este inclui os comandos mais conhecidos, tais como</w:t>
      </w:r>
      <w:r w:rsidR="007E6B4E">
        <w:t xml:space="preserve"> SELECT, INSERT, UPDATE, etc..</w:t>
      </w:r>
      <w:r w:rsidR="00A55AF9">
        <w:t xml:space="preserve"> </w:t>
      </w:r>
      <w:r w:rsidR="00A37952">
        <w:t>[1]</w:t>
      </w:r>
    </w:p>
    <w:bookmarkEnd w:id="261"/>
    <w:p w14:paraId="3E343AFE" w14:textId="77777777" w:rsidR="007E6B4E" w:rsidRPr="00D73DBE" w:rsidRDefault="007E6B4E" w:rsidP="00D73DBE">
      <w:pPr>
        <w:pStyle w:val="Texto"/>
      </w:pPr>
    </w:p>
    <w:p w14:paraId="192C0660" w14:textId="528C825E" w:rsidR="008E20D0" w:rsidRDefault="005568AC" w:rsidP="008E20D0">
      <w:pPr>
        <w:pStyle w:val="Subseconumerada"/>
      </w:pPr>
      <w:proofErr w:type="spellStart"/>
      <w:r>
        <w:t>Python</w:t>
      </w:r>
      <w:proofErr w:type="spellEnd"/>
    </w:p>
    <w:p w14:paraId="3C4FC0D5" w14:textId="25172EA6" w:rsidR="00597642" w:rsidRDefault="00597642" w:rsidP="00597642">
      <w:pPr>
        <w:pStyle w:val="Texto"/>
      </w:pPr>
      <w:bookmarkStart w:id="262" w:name="_Hlk45466707"/>
      <w:proofErr w:type="spellStart"/>
      <w:r>
        <w:t>Python</w:t>
      </w:r>
      <w:proofErr w:type="spellEnd"/>
      <w:r>
        <w:t xml:space="preserve"> é uma das linguagens de programação mais interessantes e usadas a nível mundial.</w:t>
      </w:r>
      <w:r w:rsidR="00377C8C">
        <w:t xml:space="preserve"> </w:t>
      </w:r>
      <w:r>
        <w:t xml:space="preserve">De acordo com as tabelas de classificação da TIOBE, </w:t>
      </w:r>
      <w:proofErr w:type="spellStart"/>
      <w:r>
        <w:t>python</w:t>
      </w:r>
      <w:proofErr w:type="spellEnd"/>
      <w:r>
        <w:t xml:space="preserve"> é a terceira linguagem mais popular, ficando apenas atrás de c e java. </w:t>
      </w:r>
      <w:r w:rsidR="00377C8C">
        <w:t xml:space="preserve">As principais vantagens desta </w:t>
      </w:r>
      <w:r w:rsidR="00153487">
        <w:t>linguagem</w:t>
      </w:r>
      <w:r w:rsidR="00377C8C">
        <w:t xml:space="preserve"> em comparação a outras incluem: </w:t>
      </w:r>
    </w:p>
    <w:p w14:paraId="3A87547F" w14:textId="52137141" w:rsidR="00377C8C" w:rsidRDefault="00377C8C" w:rsidP="00377C8C">
      <w:pPr>
        <w:pStyle w:val="Texto"/>
        <w:numPr>
          <w:ilvl w:val="0"/>
          <w:numId w:val="18"/>
        </w:numPr>
      </w:pPr>
      <w:r>
        <w:t>É uma linguagem interpretada, o que significa que não precisa de ser compilada para instruções máquina de baixo nível</w:t>
      </w:r>
    </w:p>
    <w:p w14:paraId="31990B1A" w14:textId="135BD7FC" w:rsidR="00377C8C" w:rsidRDefault="00377C8C" w:rsidP="00377C8C">
      <w:pPr>
        <w:pStyle w:val="Texto"/>
        <w:numPr>
          <w:ilvl w:val="0"/>
          <w:numId w:val="18"/>
        </w:numPr>
      </w:pPr>
      <w:r>
        <w:t xml:space="preserve">O </w:t>
      </w:r>
      <w:proofErr w:type="spellStart"/>
      <w:r>
        <w:t>Python</w:t>
      </w:r>
      <w:proofErr w:type="spellEnd"/>
      <w:r>
        <w:t xml:space="preserve"> Package Index (</w:t>
      </w:r>
      <w:proofErr w:type="spellStart"/>
      <w:r>
        <w:t>PyPI</w:t>
      </w:r>
      <w:proofErr w:type="spellEnd"/>
      <w:r>
        <w:t xml:space="preserve">) contêm vários módulos de terceiros que a tornam capaz de interagir com a maioria das outras linguagens e </w:t>
      </w:r>
      <w:r w:rsidR="00E20890">
        <w:t>plataformas</w:t>
      </w:r>
    </w:p>
    <w:p w14:paraId="4579995E" w14:textId="7484429E" w:rsidR="00E20890" w:rsidRDefault="00E20890" w:rsidP="00377C8C">
      <w:pPr>
        <w:pStyle w:val="Texto"/>
        <w:numPr>
          <w:ilvl w:val="0"/>
          <w:numId w:val="18"/>
        </w:numPr>
      </w:pPr>
      <w:r>
        <w:t xml:space="preserve">Extensas librarias de suporte: oferece uma grande biblioteca padrão que inclui áreas como protocolos de internet, operações de </w:t>
      </w:r>
      <w:proofErr w:type="spellStart"/>
      <w:r>
        <w:t>string</w:t>
      </w:r>
      <w:proofErr w:type="spellEnd"/>
      <w:r>
        <w:t xml:space="preserve">, ferramentas de desenvolvimento Web e interfaces de sistema operacional. Muitas tarefas de alto uso já foram escritas na biblioteca padrão o que reduz significativamente o </w:t>
      </w:r>
      <w:r w:rsidR="00A135E9">
        <w:t>comprimento</w:t>
      </w:r>
      <w:r>
        <w:t xml:space="preserve"> do código a ser escrito.</w:t>
      </w:r>
      <w:r w:rsidR="00A3301D">
        <w:t xml:space="preserve"> </w:t>
      </w:r>
      <w:r w:rsidR="00A135E9">
        <w:t>[2]</w:t>
      </w:r>
    </w:p>
    <w:p w14:paraId="73C1E21D" w14:textId="7A0E5B35" w:rsidR="006C37D2" w:rsidRDefault="003D7C81" w:rsidP="00153487">
      <w:pPr>
        <w:pStyle w:val="Texto"/>
        <w:ind w:left="142"/>
      </w:pPr>
      <w:r>
        <w:t xml:space="preserve">Outra vantagem do </w:t>
      </w:r>
      <w:proofErr w:type="spellStart"/>
      <w:r>
        <w:t>Python</w:t>
      </w:r>
      <w:proofErr w:type="spellEnd"/>
      <w:r>
        <w:t xml:space="preserve"> é a sua grande flexibilidade de programação We</w:t>
      </w:r>
      <w:r w:rsidR="006C37D2">
        <w:t>b, graças a todas as estruturas (</w:t>
      </w:r>
      <w:proofErr w:type="spellStart"/>
      <w:r w:rsidR="006C37D2">
        <w:t>frameworks</w:t>
      </w:r>
      <w:proofErr w:type="spellEnd"/>
      <w:r w:rsidR="006C37D2">
        <w:t xml:space="preserve">) que tornam o desenvolvimento Web rápido e fácil, como por exemplo </w:t>
      </w:r>
      <w:proofErr w:type="spellStart"/>
      <w:r w:rsidR="006C37D2">
        <w:t>Django</w:t>
      </w:r>
      <w:proofErr w:type="spellEnd"/>
      <w:r w:rsidR="006C37D2">
        <w:t xml:space="preserve"> e </w:t>
      </w:r>
      <w:proofErr w:type="spellStart"/>
      <w:r w:rsidR="006C37D2">
        <w:t>Flask</w:t>
      </w:r>
      <w:proofErr w:type="spellEnd"/>
      <w:r w:rsidR="006C37D2">
        <w:t xml:space="preserve">. Uma </w:t>
      </w:r>
      <w:proofErr w:type="spellStart"/>
      <w:r w:rsidR="006C37D2">
        <w:t>framework</w:t>
      </w:r>
      <w:proofErr w:type="spellEnd"/>
      <w:r w:rsidR="006C37D2">
        <w:t xml:space="preserve"> é um pacote que contém pacotes e módulos que fornecem cetras funcionalidades que podem ser alteradas de forma seletiva para criar um software específico de aplicação. </w:t>
      </w:r>
      <w:r w:rsidR="00A135E9">
        <w:t>[3]</w:t>
      </w:r>
    </w:p>
    <w:bookmarkEnd w:id="262"/>
    <w:p w14:paraId="35A6C607" w14:textId="08F444F2" w:rsidR="0004439E" w:rsidRDefault="0004439E" w:rsidP="0004439E">
      <w:pPr>
        <w:pStyle w:val="Texto"/>
        <w:numPr>
          <w:ilvl w:val="0"/>
          <w:numId w:val="21"/>
        </w:numPr>
        <w:rPr>
          <w:b/>
          <w:bCs/>
          <w:sz w:val="28"/>
          <w:szCs w:val="22"/>
        </w:rPr>
      </w:pPr>
      <w:proofErr w:type="spellStart"/>
      <w:r w:rsidRPr="0004439E">
        <w:rPr>
          <w:b/>
          <w:bCs/>
          <w:sz w:val="28"/>
          <w:szCs w:val="22"/>
        </w:rPr>
        <w:t>Flask</w:t>
      </w:r>
      <w:proofErr w:type="spellEnd"/>
    </w:p>
    <w:p w14:paraId="177344D9" w14:textId="1064222D" w:rsidR="00EF041C" w:rsidRDefault="00EF041C" w:rsidP="00EF041C">
      <w:pPr>
        <w:pStyle w:val="Texto"/>
        <w:ind w:left="360"/>
      </w:pPr>
      <w:bookmarkStart w:id="263" w:name="_Hlk45469906"/>
      <w:bookmarkStart w:id="264" w:name="_Hlk45466957"/>
      <w:bookmarkStart w:id="265" w:name="_Hlk45466922"/>
      <w:r>
        <w:t xml:space="preserve">Uma </w:t>
      </w:r>
      <w:r w:rsidR="0004439E">
        <w:t xml:space="preserve">Web </w:t>
      </w:r>
      <w:proofErr w:type="spellStart"/>
      <w:r w:rsidR="0004439E">
        <w:t>Application</w:t>
      </w:r>
      <w:proofErr w:type="spellEnd"/>
      <w:r w:rsidR="0004439E">
        <w:t xml:space="preserve"> Framework</w:t>
      </w:r>
      <w:r>
        <w:t xml:space="preserve"> </w:t>
      </w:r>
      <w:r w:rsidR="0004439E">
        <w:t xml:space="preserve">é uma </w:t>
      </w:r>
      <w:r>
        <w:t>coleção</w:t>
      </w:r>
      <w:r w:rsidR="0004439E">
        <w:t xml:space="preserve"> de módulos e </w:t>
      </w:r>
      <w:proofErr w:type="spellStart"/>
      <w:ins w:id="266" w:author="Carlos Campos" w:date="2020-07-10T10:59:00Z">
        <w:r w:rsidR="00044D2A">
          <w:t>bibliotecas</w:t>
        </w:r>
      </w:ins>
      <w:del w:id="267" w:author="Carlos Campos" w:date="2020-07-10T10:59:00Z">
        <w:r w:rsidR="0004439E" w:rsidDel="00044D2A">
          <w:delText>libraria</w:delText>
        </w:r>
      </w:del>
      <w:r w:rsidR="0004439E">
        <w:t>s</w:t>
      </w:r>
      <w:proofErr w:type="spellEnd"/>
      <w:r w:rsidR="0004439E">
        <w:t xml:space="preserve"> q</w:t>
      </w:r>
      <w:r w:rsidR="006124C0">
        <w:t xml:space="preserve">ue possibilitam </w:t>
      </w:r>
      <w:r>
        <w:t xml:space="preserve">aos </w:t>
      </w:r>
      <w:r w:rsidR="006124C0">
        <w:t>desenvolvedores e</w:t>
      </w:r>
      <w:r>
        <w:t xml:space="preserve">screver aplicações com maior nível de abstração em relação a detalhes de baixo nível, tal como protocolos e gestão de </w:t>
      </w:r>
      <w:proofErr w:type="spellStart"/>
      <w:r w:rsidRPr="00044D2A">
        <w:rPr>
          <w:i/>
          <w:rPrChange w:id="268" w:author="Carlos Campos" w:date="2020-07-10T10:59:00Z">
            <w:rPr/>
          </w:rPrChange>
        </w:rPr>
        <w:t>threads</w:t>
      </w:r>
      <w:proofErr w:type="spellEnd"/>
      <w:r>
        <w:t xml:space="preserve">. </w:t>
      </w:r>
    </w:p>
    <w:p w14:paraId="042FE94C" w14:textId="1947D0C0" w:rsidR="00EF041C" w:rsidRDefault="00EF041C" w:rsidP="00EF041C">
      <w:pPr>
        <w:pStyle w:val="Texto"/>
        <w:ind w:left="360"/>
      </w:pPr>
      <w:proofErr w:type="spellStart"/>
      <w:r>
        <w:lastRenderedPageBreak/>
        <w:t>Flask</w:t>
      </w:r>
      <w:proofErr w:type="spellEnd"/>
      <w:r>
        <w:t xml:space="preserve"> </w:t>
      </w:r>
      <w:r w:rsidR="005C0B5B">
        <w:t xml:space="preserve">é uma Web Framework desenvolvida por Armin </w:t>
      </w:r>
      <w:proofErr w:type="spellStart"/>
      <w:r w:rsidR="005C0B5B">
        <w:t>Roonacher</w:t>
      </w:r>
      <w:proofErr w:type="spellEnd"/>
      <w:r w:rsidR="005C0B5B">
        <w:t xml:space="preserve">, que lidera uma equipa internacional de entusiastas </w:t>
      </w:r>
      <w:proofErr w:type="spellStart"/>
      <w:r w:rsidR="005C0B5B">
        <w:t>Python</w:t>
      </w:r>
      <w:proofErr w:type="spellEnd"/>
      <w:r w:rsidR="005C0B5B">
        <w:t xml:space="preserve"> chamados </w:t>
      </w:r>
      <w:proofErr w:type="spellStart"/>
      <w:r w:rsidR="005C0B5B">
        <w:t>Poocco</w:t>
      </w:r>
      <w:proofErr w:type="spellEnd"/>
      <w:r w:rsidR="005C0B5B">
        <w:t xml:space="preserve">. Esta é baseada no </w:t>
      </w:r>
      <w:proofErr w:type="spellStart"/>
      <w:r w:rsidR="005C0B5B">
        <w:t>Wekzeg</w:t>
      </w:r>
      <w:proofErr w:type="spellEnd"/>
      <w:r w:rsidR="005C0B5B">
        <w:t xml:space="preserve"> web server </w:t>
      </w:r>
      <w:proofErr w:type="spellStart"/>
      <w:r w:rsidR="005C0B5B">
        <w:t>gateway</w:t>
      </w:r>
      <w:proofErr w:type="spellEnd"/>
      <w:r w:rsidR="005C0B5B">
        <w:t xml:space="preserve"> interface (WSGI) kit e no mecanismo de modelo Jinja2. </w:t>
      </w:r>
      <w:bookmarkEnd w:id="263"/>
      <w:commentRangeStart w:id="269"/>
      <w:r w:rsidR="00A135E9">
        <w:t>[3]</w:t>
      </w:r>
      <w:commentRangeEnd w:id="269"/>
      <w:r w:rsidR="00044D2A">
        <w:rPr>
          <w:rStyle w:val="Refdecomentrio"/>
        </w:rPr>
        <w:commentReference w:id="269"/>
      </w:r>
    </w:p>
    <w:bookmarkEnd w:id="264"/>
    <w:p w14:paraId="551AF3DB" w14:textId="72AECEAA" w:rsidR="005C0B5B" w:rsidRPr="0004439E" w:rsidRDefault="005C0B5B" w:rsidP="009333DD">
      <w:pPr>
        <w:pStyle w:val="Figura"/>
      </w:pPr>
      <w:r>
        <w:rPr>
          <w:noProof/>
          <w:lang w:eastAsia="pt-PT"/>
        </w:rPr>
        <w:drawing>
          <wp:inline distT="0" distB="0" distL="0" distR="0" wp14:anchorId="373B55CE" wp14:editId="72FADDD1">
            <wp:extent cx="5579745" cy="1961515"/>
            <wp:effectExtent l="0" t="0" r="0" b="0"/>
            <wp:docPr id="4" name="Imagem 4" descr="Uma imagem com captura de ecrã, pássa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inja2.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1961515"/>
                    </a:xfrm>
                    <a:prstGeom prst="rect">
                      <a:avLst/>
                    </a:prstGeom>
                  </pic:spPr>
                </pic:pic>
              </a:graphicData>
            </a:graphic>
          </wp:inline>
        </w:drawing>
      </w:r>
    </w:p>
    <w:p w14:paraId="6A5616BD" w14:textId="35688400" w:rsidR="005C0B5B" w:rsidRDefault="006C37D2" w:rsidP="005C0B5B">
      <w:pPr>
        <w:pStyle w:val="Texto"/>
        <w:jc w:val="center"/>
        <w:rPr>
          <w:b/>
          <w:bCs/>
          <w:sz w:val="20"/>
        </w:rPr>
      </w:pPr>
      <w:r>
        <w:t xml:space="preserve"> </w:t>
      </w:r>
      <w:r w:rsidR="005C0B5B" w:rsidRPr="003D7C81">
        <w:rPr>
          <w:b/>
          <w:bCs/>
          <w:sz w:val="20"/>
        </w:rPr>
        <w:t xml:space="preserve">Figura </w:t>
      </w:r>
      <w:proofErr w:type="gramStart"/>
      <w:r w:rsidR="005C0B5B">
        <w:rPr>
          <w:b/>
          <w:bCs/>
          <w:sz w:val="20"/>
        </w:rPr>
        <w:t>3</w:t>
      </w:r>
      <w:r w:rsidR="005C0B5B" w:rsidRPr="003D7C81">
        <w:rPr>
          <w:b/>
          <w:bCs/>
          <w:sz w:val="20"/>
        </w:rPr>
        <w:t xml:space="preserve"> </w:t>
      </w:r>
      <w:r w:rsidR="005C0B5B">
        <w:rPr>
          <w:b/>
          <w:bCs/>
          <w:sz w:val="20"/>
        </w:rPr>
        <w:t xml:space="preserve"> Modelo</w:t>
      </w:r>
      <w:proofErr w:type="gramEnd"/>
      <w:r w:rsidR="005C0B5B">
        <w:rPr>
          <w:b/>
          <w:bCs/>
          <w:sz w:val="20"/>
        </w:rPr>
        <w:t xml:space="preserve"> Jinja2</w:t>
      </w:r>
      <w:r w:rsidR="00A135E9">
        <w:rPr>
          <w:b/>
          <w:bCs/>
          <w:sz w:val="20"/>
        </w:rPr>
        <w:t xml:space="preserve"> [4]</w:t>
      </w:r>
    </w:p>
    <w:p w14:paraId="3DD63E59" w14:textId="68A62466" w:rsidR="006C37D2" w:rsidRDefault="00392870" w:rsidP="006C37D2">
      <w:pPr>
        <w:pStyle w:val="Texto"/>
        <w:rPr>
          <w:color w:val="202122"/>
          <w:szCs w:val="24"/>
          <w:shd w:val="clear" w:color="auto" w:fill="FFFFFF"/>
        </w:rPr>
      </w:pPr>
      <w:bookmarkStart w:id="270" w:name="_Hlk45469941"/>
      <w:bookmarkStart w:id="271" w:name="_Hlk45468008"/>
      <w:r>
        <w:rPr>
          <w:szCs w:val="24"/>
        </w:rPr>
        <w:t>O Jinja2 é um mecanismo de modelo</w:t>
      </w:r>
      <w:r w:rsidR="00B14329">
        <w:rPr>
          <w:szCs w:val="24"/>
        </w:rPr>
        <w:t xml:space="preserve"> </w:t>
      </w:r>
      <w:r>
        <w:rPr>
          <w:szCs w:val="24"/>
        </w:rPr>
        <w:t xml:space="preserve">para </w:t>
      </w:r>
      <w:proofErr w:type="spellStart"/>
      <w:r>
        <w:rPr>
          <w:szCs w:val="24"/>
        </w:rPr>
        <w:t>Python</w:t>
      </w:r>
      <w:proofErr w:type="spellEnd"/>
      <w:r w:rsidR="00B14329">
        <w:rPr>
          <w:szCs w:val="24"/>
        </w:rPr>
        <w:t xml:space="preserve"> usado para criar </w:t>
      </w:r>
      <w:proofErr w:type="spellStart"/>
      <w:r w:rsidR="00B14329">
        <w:rPr>
          <w:szCs w:val="24"/>
        </w:rPr>
        <w:t>HyperText</w:t>
      </w:r>
      <w:proofErr w:type="spellEnd"/>
      <w:r w:rsidR="00B14329">
        <w:rPr>
          <w:szCs w:val="24"/>
        </w:rPr>
        <w:t xml:space="preserve"> </w:t>
      </w:r>
      <w:proofErr w:type="spellStart"/>
      <w:r w:rsidR="00B14329">
        <w:rPr>
          <w:szCs w:val="24"/>
        </w:rPr>
        <w:t>Markup</w:t>
      </w:r>
      <w:proofErr w:type="spellEnd"/>
      <w:r w:rsidR="00B14329">
        <w:rPr>
          <w:szCs w:val="24"/>
        </w:rPr>
        <w:t xml:space="preserve"> </w:t>
      </w:r>
      <w:proofErr w:type="spellStart"/>
      <w:r w:rsidR="00B14329">
        <w:rPr>
          <w:szCs w:val="24"/>
        </w:rPr>
        <w:t>Language</w:t>
      </w:r>
      <w:proofErr w:type="spellEnd"/>
      <w:r w:rsidR="00B14329">
        <w:rPr>
          <w:rFonts w:ascii="Arial" w:hAnsi="Arial" w:cs="Arial"/>
          <w:color w:val="202122"/>
          <w:sz w:val="21"/>
          <w:szCs w:val="21"/>
          <w:shd w:val="clear" w:color="auto" w:fill="FFFFFF"/>
        </w:rPr>
        <w:t> </w:t>
      </w:r>
      <w:r w:rsidR="00B14329" w:rsidRPr="00B14329">
        <w:rPr>
          <w:color w:val="202122"/>
          <w:szCs w:val="24"/>
          <w:shd w:val="clear" w:color="auto" w:fill="FFFFFF"/>
        </w:rPr>
        <w:t xml:space="preserve">(HTML), </w:t>
      </w:r>
      <w:proofErr w:type="spellStart"/>
      <w:r w:rsidR="00B14329" w:rsidRPr="00B14329">
        <w:rPr>
          <w:color w:val="202122"/>
          <w:szCs w:val="24"/>
          <w:shd w:val="clear" w:color="auto" w:fill="FFFFFF"/>
        </w:rPr>
        <w:t>eXtensible</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Markup</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Language</w:t>
      </w:r>
      <w:proofErr w:type="spellEnd"/>
      <w:r w:rsidR="00B14329" w:rsidRPr="00B14329">
        <w:rPr>
          <w:color w:val="202122"/>
          <w:szCs w:val="24"/>
          <w:shd w:val="clear" w:color="auto" w:fill="FFFFFF"/>
        </w:rPr>
        <w:t xml:space="preserve"> (XML), ou outros formatos de marcação, que são retornados ao usuário por meio de uma resposta </w:t>
      </w:r>
      <w:proofErr w:type="spellStart"/>
      <w:r w:rsidR="00B14329" w:rsidRPr="00B14329">
        <w:rPr>
          <w:color w:val="202122"/>
          <w:szCs w:val="24"/>
          <w:shd w:val="clear" w:color="auto" w:fill="FFFFFF"/>
        </w:rPr>
        <w:t>HyperText</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Transfer</w:t>
      </w:r>
      <w:proofErr w:type="spellEnd"/>
      <w:r w:rsidR="00B14329" w:rsidRPr="00B14329">
        <w:rPr>
          <w:color w:val="202122"/>
          <w:szCs w:val="24"/>
          <w:shd w:val="clear" w:color="auto" w:fill="FFFFFF"/>
        </w:rPr>
        <w:t xml:space="preserve"> </w:t>
      </w:r>
      <w:proofErr w:type="spellStart"/>
      <w:r w:rsidR="00B14329" w:rsidRPr="00B14329">
        <w:rPr>
          <w:color w:val="202122"/>
          <w:szCs w:val="24"/>
          <w:shd w:val="clear" w:color="auto" w:fill="FFFFFF"/>
        </w:rPr>
        <w:t>Protocol</w:t>
      </w:r>
      <w:proofErr w:type="spellEnd"/>
      <w:r w:rsidR="00B14329" w:rsidRPr="00B14329">
        <w:rPr>
          <w:color w:val="202122"/>
          <w:szCs w:val="24"/>
          <w:shd w:val="clear" w:color="auto" w:fill="FFFFFF"/>
        </w:rPr>
        <w:t xml:space="preserve"> (HTTP)</w:t>
      </w:r>
      <w:r w:rsidR="00B14329">
        <w:rPr>
          <w:color w:val="202122"/>
          <w:szCs w:val="24"/>
          <w:shd w:val="clear" w:color="auto" w:fill="FFFFFF"/>
        </w:rPr>
        <w:t>. Um modelo contém variáveis que são substituídas pelos valores</w:t>
      </w:r>
      <w:r w:rsidR="00A3301D">
        <w:rPr>
          <w:color w:val="202122"/>
          <w:szCs w:val="24"/>
          <w:shd w:val="clear" w:color="auto" w:fill="FFFFFF"/>
        </w:rPr>
        <w:t xml:space="preserve"> passados quando o modelo é </w:t>
      </w:r>
      <w:proofErr w:type="spellStart"/>
      <w:r w:rsidR="00A3301D">
        <w:rPr>
          <w:color w:val="202122"/>
          <w:szCs w:val="24"/>
          <w:shd w:val="clear" w:color="auto" w:fill="FFFFFF"/>
        </w:rPr>
        <w:t>renderizado</w:t>
      </w:r>
      <w:proofErr w:type="spellEnd"/>
      <w:r w:rsidR="00A3301D">
        <w:rPr>
          <w:color w:val="202122"/>
          <w:szCs w:val="24"/>
          <w:shd w:val="clear" w:color="auto" w:fill="FFFFFF"/>
        </w:rPr>
        <w:t xml:space="preserve">, tal como mostra a figura 3. As variáveis são uteis com dados dinâmicos. </w:t>
      </w:r>
      <w:r w:rsidR="00A135E9">
        <w:rPr>
          <w:color w:val="202122"/>
          <w:szCs w:val="24"/>
          <w:shd w:val="clear" w:color="auto" w:fill="FFFFFF"/>
        </w:rPr>
        <w:t>[4]</w:t>
      </w:r>
    </w:p>
    <w:p w14:paraId="10C28016" w14:textId="09A0BC71" w:rsidR="00A6231C" w:rsidRDefault="00A6231C" w:rsidP="006C37D2">
      <w:pPr>
        <w:pStyle w:val="Texto"/>
        <w:rPr>
          <w:color w:val="202122"/>
          <w:szCs w:val="24"/>
          <w:shd w:val="clear" w:color="auto" w:fill="FFFFFF"/>
        </w:rPr>
      </w:pPr>
      <w:r>
        <w:rPr>
          <w:color w:val="202122"/>
          <w:szCs w:val="24"/>
          <w:shd w:val="clear" w:color="auto" w:fill="FFFFFF"/>
        </w:rPr>
        <w:t xml:space="preserve">Para que a </w:t>
      </w:r>
      <w:proofErr w:type="spellStart"/>
      <w:r>
        <w:rPr>
          <w:color w:val="202122"/>
          <w:szCs w:val="24"/>
          <w:shd w:val="clear" w:color="auto" w:fill="FFFFFF"/>
        </w:rPr>
        <w:t>FlaskApp</w:t>
      </w:r>
      <w:proofErr w:type="spellEnd"/>
      <w:r>
        <w:rPr>
          <w:color w:val="202122"/>
          <w:szCs w:val="24"/>
          <w:shd w:val="clear" w:color="auto" w:fill="FFFFFF"/>
        </w:rPr>
        <w:t xml:space="preserve"> funcione de forma correta é preciso que os ficheiros sigam a organização apresentada na figura 4</w:t>
      </w:r>
      <w:bookmarkEnd w:id="270"/>
      <w:r>
        <w:rPr>
          <w:color w:val="202122"/>
          <w:szCs w:val="24"/>
          <w:shd w:val="clear" w:color="auto" w:fill="FFFFFF"/>
        </w:rPr>
        <w:t xml:space="preserve">. </w:t>
      </w:r>
    </w:p>
    <w:p w14:paraId="766A029B" w14:textId="0F8A5AB9" w:rsidR="00790A62" w:rsidRDefault="00790A62" w:rsidP="009333DD">
      <w:pPr>
        <w:pStyle w:val="Figura"/>
        <w:rPr>
          <w:shd w:val="clear" w:color="auto" w:fill="FFFFFF"/>
        </w:rPr>
      </w:pPr>
      <w:r>
        <w:rPr>
          <w:noProof/>
          <w:shd w:val="clear" w:color="auto" w:fill="FFFFFF"/>
          <w:lang w:eastAsia="pt-PT"/>
        </w:rPr>
        <w:drawing>
          <wp:inline distT="0" distB="0" distL="0" distR="0" wp14:anchorId="49C71252" wp14:editId="0544CCF6">
            <wp:extent cx="5579745" cy="1146175"/>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Flask.JPG"/>
                    <pic:cNvPicPr/>
                  </pic:nvPicPr>
                  <pic:blipFill>
                    <a:blip r:embed="rId21">
                      <a:extLst>
                        <a:ext uri="{28A0092B-C50C-407E-A947-70E740481C1C}">
                          <a14:useLocalDpi xmlns:a14="http://schemas.microsoft.com/office/drawing/2010/main" val="0"/>
                        </a:ext>
                      </a:extLst>
                    </a:blip>
                    <a:stretch>
                      <a:fillRect/>
                    </a:stretch>
                  </pic:blipFill>
                  <pic:spPr>
                    <a:xfrm>
                      <a:off x="0" y="0"/>
                      <a:ext cx="5579745" cy="1146175"/>
                    </a:xfrm>
                    <a:prstGeom prst="rect">
                      <a:avLst/>
                    </a:prstGeom>
                  </pic:spPr>
                </pic:pic>
              </a:graphicData>
            </a:graphic>
          </wp:inline>
        </w:drawing>
      </w:r>
    </w:p>
    <w:p w14:paraId="6F84E7E9" w14:textId="55C0C414" w:rsidR="00790A62" w:rsidRDefault="00790A62" w:rsidP="00790A62">
      <w:pPr>
        <w:pStyle w:val="Texto"/>
        <w:jc w:val="center"/>
        <w:rPr>
          <w:szCs w:val="24"/>
          <w:highlight w:val="lightGray"/>
        </w:rPr>
      </w:pPr>
      <w:bookmarkStart w:id="272" w:name="_Hlk44876645"/>
      <w:bookmarkEnd w:id="271"/>
      <w:r w:rsidRPr="003D7C81">
        <w:rPr>
          <w:b/>
          <w:bCs/>
          <w:sz w:val="20"/>
        </w:rPr>
        <w:t xml:space="preserve">Figura </w:t>
      </w:r>
      <w:proofErr w:type="gramStart"/>
      <w:r>
        <w:rPr>
          <w:b/>
          <w:bCs/>
          <w:sz w:val="20"/>
        </w:rPr>
        <w:t>4</w:t>
      </w:r>
      <w:r w:rsidRPr="003D7C81">
        <w:rPr>
          <w:b/>
          <w:bCs/>
          <w:sz w:val="20"/>
        </w:rPr>
        <w:t xml:space="preserve"> </w:t>
      </w:r>
      <w:r>
        <w:rPr>
          <w:b/>
          <w:bCs/>
          <w:sz w:val="20"/>
        </w:rPr>
        <w:t xml:space="preserve"> Estrutura</w:t>
      </w:r>
      <w:proofErr w:type="gramEnd"/>
      <w:r>
        <w:rPr>
          <w:b/>
          <w:bCs/>
          <w:sz w:val="20"/>
        </w:rPr>
        <w:t xml:space="preserve"> </w:t>
      </w:r>
      <w:proofErr w:type="spellStart"/>
      <w:r>
        <w:rPr>
          <w:b/>
          <w:bCs/>
          <w:sz w:val="20"/>
        </w:rPr>
        <w:t>FlaskApp</w:t>
      </w:r>
      <w:proofErr w:type="spellEnd"/>
      <w:r w:rsidR="00A135E9">
        <w:rPr>
          <w:b/>
          <w:bCs/>
          <w:sz w:val="20"/>
        </w:rPr>
        <w:t xml:space="preserve"> [4]</w:t>
      </w:r>
    </w:p>
    <w:bookmarkEnd w:id="272"/>
    <w:p w14:paraId="3FAFD5B9" w14:textId="77777777" w:rsidR="004C6011" w:rsidRDefault="004C6011" w:rsidP="006C37D2">
      <w:pPr>
        <w:pStyle w:val="Texto"/>
        <w:rPr>
          <w:ins w:id="273" w:author="Andre Marques" w:date="2020-07-12T15:51:00Z"/>
          <w:szCs w:val="24"/>
        </w:rPr>
      </w:pPr>
    </w:p>
    <w:p w14:paraId="37B72705" w14:textId="77777777" w:rsidR="004C6011" w:rsidRDefault="004C6011" w:rsidP="006C37D2">
      <w:pPr>
        <w:pStyle w:val="Texto"/>
        <w:rPr>
          <w:ins w:id="274" w:author="Andre Marques" w:date="2020-07-12T15:51:00Z"/>
          <w:szCs w:val="24"/>
        </w:rPr>
      </w:pPr>
    </w:p>
    <w:p w14:paraId="199B11FE" w14:textId="57A6DE9E" w:rsidR="004A59DF" w:rsidRDefault="004A59DF" w:rsidP="006C37D2">
      <w:pPr>
        <w:pStyle w:val="Texto"/>
        <w:rPr>
          <w:szCs w:val="24"/>
        </w:rPr>
      </w:pPr>
      <w:bookmarkStart w:id="275" w:name="_Hlk45468076"/>
      <w:r w:rsidRPr="004A59DF">
        <w:rPr>
          <w:szCs w:val="24"/>
        </w:rPr>
        <w:lastRenderedPageBreak/>
        <w:t>A</w:t>
      </w:r>
      <w:r>
        <w:rPr>
          <w:szCs w:val="24"/>
        </w:rPr>
        <w:t xml:space="preserve"> estrutura da aplicação ajuda a manter o código organizado e acessível, por defeito o </w:t>
      </w:r>
      <w:proofErr w:type="spellStart"/>
      <w:r>
        <w:rPr>
          <w:szCs w:val="24"/>
        </w:rPr>
        <w:t>flask</w:t>
      </w:r>
      <w:proofErr w:type="spellEnd"/>
      <w:r>
        <w:rPr>
          <w:szCs w:val="24"/>
        </w:rPr>
        <w:t xml:space="preserve"> </w:t>
      </w:r>
      <w:r w:rsidR="003F3DD7">
        <w:rPr>
          <w:szCs w:val="24"/>
        </w:rPr>
        <w:t>espera</w:t>
      </w:r>
      <w:r>
        <w:rPr>
          <w:szCs w:val="24"/>
        </w:rPr>
        <w:t xml:space="preserve"> que o </w:t>
      </w:r>
      <w:r w:rsidR="003F3DD7">
        <w:rPr>
          <w:szCs w:val="24"/>
        </w:rPr>
        <w:t>diretório</w:t>
      </w:r>
      <w:r>
        <w:rPr>
          <w:szCs w:val="24"/>
        </w:rPr>
        <w:t xml:space="preserve"> “</w:t>
      </w:r>
      <w:proofErr w:type="spellStart"/>
      <w:r>
        <w:rPr>
          <w:szCs w:val="24"/>
        </w:rPr>
        <w:t>templates</w:t>
      </w:r>
      <w:proofErr w:type="spellEnd"/>
      <w:r>
        <w:rPr>
          <w:szCs w:val="24"/>
        </w:rPr>
        <w:t>” esteja na mesma pasta onde o m</w:t>
      </w:r>
      <w:r w:rsidR="003F3DD7">
        <w:rPr>
          <w:szCs w:val="24"/>
        </w:rPr>
        <w:t>ó</w:t>
      </w:r>
      <w:r>
        <w:rPr>
          <w:szCs w:val="24"/>
        </w:rPr>
        <w:t xml:space="preserve">dulo </w:t>
      </w:r>
      <w:r w:rsidR="003F3DD7">
        <w:rPr>
          <w:szCs w:val="24"/>
        </w:rPr>
        <w:t>foi</w:t>
      </w:r>
      <w:r>
        <w:rPr>
          <w:szCs w:val="24"/>
        </w:rPr>
        <w:t xml:space="preserve"> criado, no entanto pode ser especificado uma localização diferente através do comando mostrado abaixo</w:t>
      </w:r>
      <w:r w:rsidR="003F3DD7">
        <w:rPr>
          <w:szCs w:val="24"/>
        </w:rPr>
        <w:t>.</w:t>
      </w:r>
    </w:p>
    <w:p w14:paraId="0D196680" w14:textId="4CAC3A57" w:rsidR="004A59DF" w:rsidRPr="00D63771" w:rsidRDefault="004A59DF" w:rsidP="006C37D2">
      <w:pPr>
        <w:pStyle w:val="Texto"/>
        <w:rPr>
          <w:rFonts w:ascii="Courier New" w:hAnsi="Courier New" w:cs="Courier New"/>
          <w:sz w:val="22"/>
          <w:szCs w:val="22"/>
          <w:lang w:val="en-US"/>
        </w:rPr>
      </w:pPr>
      <w:r w:rsidRPr="00D63771">
        <w:rPr>
          <w:rFonts w:ascii="Courier New" w:hAnsi="Courier New" w:cs="Courier New"/>
          <w:sz w:val="22"/>
          <w:szCs w:val="22"/>
          <w:lang w:val="en-US"/>
        </w:rPr>
        <w:t xml:space="preserve">app = </w:t>
      </w:r>
      <w:proofErr w:type="gramStart"/>
      <w:r w:rsidRPr="00D63771">
        <w:rPr>
          <w:rFonts w:ascii="Courier New" w:hAnsi="Courier New" w:cs="Courier New"/>
          <w:sz w:val="22"/>
          <w:szCs w:val="22"/>
          <w:lang w:val="en-US"/>
        </w:rPr>
        <w:t>Flask(</w:t>
      </w:r>
      <w:proofErr w:type="gramEnd"/>
      <w:r w:rsidRPr="00D63771">
        <w:rPr>
          <w:rFonts w:ascii="Courier New" w:hAnsi="Courier New" w:cs="Courier New"/>
          <w:sz w:val="22"/>
          <w:szCs w:val="22"/>
          <w:lang w:val="en-US"/>
        </w:rPr>
        <w:t xml:space="preserve">__name__, </w:t>
      </w:r>
      <w:proofErr w:type="spellStart"/>
      <w:r w:rsidRPr="00D63771">
        <w:rPr>
          <w:rFonts w:ascii="Courier New" w:hAnsi="Courier New" w:cs="Courier New"/>
          <w:sz w:val="22"/>
          <w:szCs w:val="22"/>
          <w:lang w:val="en-US"/>
        </w:rPr>
        <w:t>template_folder</w:t>
      </w:r>
      <w:proofErr w:type="spellEnd"/>
      <w:r w:rsidRPr="00D63771">
        <w:rPr>
          <w:rFonts w:ascii="Courier New" w:hAnsi="Courier New" w:cs="Courier New"/>
          <w:sz w:val="22"/>
          <w:szCs w:val="22"/>
          <w:lang w:val="en-US"/>
        </w:rPr>
        <w:t>='../pages/templates')</w:t>
      </w:r>
    </w:p>
    <w:bookmarkEnd w:id="275"/>
    <w:p w14:paraId="08C6402E" w14:textId="4B7E3CE9" w:rsidR="00A3301D" w:rsidRPr="00D63771" w:rsidRDefault="00A3301D" w:rsidP="006C37D2">
      <w:pPr>
        <w:pStyle w:val="Texto"/>
        <w:rPr>
          <w:szCs w:val="24"/>
          <w:lang w:val="en-US"/>
        </w:rPr>
      </w:pPr>
    </w:p>
    <w:bookmarkEnd w:id="265"/>
    <w:p w14:paraId="749A51D4" w14:textId="77777777" w:rsidR="00A3301D" w:rsidRPr="00D63771" w:rsidRDefault="00A3301D" w:rsidP="006C37D2">
      <w:pPr>
        <w:pStyle w:val="Texto"/>
        <w:rPr>
          <w:szCs w:val="24"/>
          <w:lang w:val="en-US"/>
        </w:rPr>
      </w:pPr>
    </w:p>
    <w:p w14:paraId="33C0E7E1" w14:textId="62574F0B" w:rsidR="0001083D" w:rsidRDefault="0001083D" w:rsidP="0001083D">
      <w:pPr>
        <w:pStyle w:val="Subseconumerada"/>
      </w:pPr>
      <w:r>
        <w:t>JavaScript</w:t>
      </w:r>
    </w:p>
    <w:p w14:paraId="4A805740" w14:textId="05AA6902" w:rsidR="0049130C" w:rsidRDefault="0049130C" w:rsidP="0049130C">
      <w:pPr>
        <w:pStyle w:val="Texto"/>
      </w:pPr>
      <w:bookmarkStart w:id="276" w:name="_Hlk45468129"/>
      <w:r>
        <w:t>JavaScript é uma linguagem de script que roda do lado do cliente, ou seja, ao invés de rodar remotamente em servidores na internet, o JavaScript tem como característica principal correr os programas localmente</w:t>
      </w:r>
      <w:r w:rsidR="00F8220F">
        <w:t>, sendo</w:t>
      </w:r>
      <w:r w:rsidR="00BD2FC7">
        <w:t xml:space="preserve"> estes</w:t>
      </w:r>
      <w:r w:rsidR="00F8220F">
        <w:t xml:space="preserve"> executado</w:t>
      </w:r>
      <w:r w:rsidR="00BD2FC7">
        <w:t>s</w:t>
      </w:r>
      <w:r w:rsidR="00F8220F">
        <w:t xml:space="preserve"> pelo navegador web</w:t>
      </w:r>
      <w:r>
        <w:t xml:space="preserve">. Assim sendo, o JavaScript fornece </w:t>
      </w:r>
      <w:r w:rsidR="00F8220F">
        <w:t>às</w:t>
      </w:r>
      <w:r>
        <w:t xml:space="preserve"> </w:t>
      </w:r>
      <w:r w:rsidR="00F8220F">
        <w:t>páginas</w:t>
      </w:r>
      <w:r>
        <w:t xml:space="preserve"> web a possibilidade de programação, </w:t>
      </w:r>
      <w:r w:rsidR="00F8220F">
        <w:t>transformação</w:t>
      </w:r>
      <w:r>
        <w:t xml:space="preserve"> e processamento de dados enviados e recebidos, interagindo com a marcação </w:t>
      </w:r>
      <w:r w:rsidR="00F8220F">
        <w:t xml:space="preserve">e exibição de conteúdo da linguagem HMTL e com a estilização desse conteúdo proporcionada pelo CSS nessas páginas, o que torna a experiência do utilizador mais interessante e interativa. </w:t>
      </w:r>
    </w:p>
    <w:p w14:paraId="670474B3" w14:textId="1D6247A8" w:rsidR="00F8220F" w:rsidRDefault="00BD2FC7" w:rsidP="0049130C">
      <w:pPr>
        <w:pStyle w:val="Texto"/>
      </w:pPr>
      <w:r>
        <w:t xml:space="preserve">JavaScript é uma linguagem de </w:t>
      </w:r>
      <w:proofErr w:type="spellStart"/>
      <w:r>
        <w:t>thread</w:t>
      </w:r>
      <w:proofErr w:type="spellEnd"/>
      <w:r>
        <w:t xml:space="preserve"> única, o que significa que possui uma única </w:t>
      </w:r>
      <w:proofErr w:type="spellStart"/>
      <w:r>
        <w:t>Call</w:t>
      </w:r>
      <w:proofErr w:type="spellEnd"/>
      <w:r>
        <w:t xml:space="preserve"> </w:t>
      </w:r>
      <w:proofErr w:type="spellStart"/>
      <w:r>
        <w:t>Stack</w:t>
      </w:r>
      <w:proofErr w:type="spellEnd"/>
      <w:r>
        <w:t xml:space="preserve"> e, portanto, apenas tem a capacidade de fazer uma coisa de cada vez.</w:t>
      </w:r>
    </w:p>
    <w:p w14:paraId="0DBA7924" w14:textId="433CFF86" w:rsidR="005D27A4" w:rsidRDefault="005D27A4" w:rsidP="0049130C">
      <w:pPr>
        <w:pStyle w:val="Texto"/>
      </w:pPr>
      <w:r>
        <w:t xml:space="preserve">O facto desta linguagem receber e enviar pedidos através da rede para servidores remotos, sem </w:t>
      </w:r>
      <w:commentRangeStart w:id="277"/>
      <w:r>
        <w:t>ter a necessidade de recarregar a totalidade da página conforme as entradas do usuário foi um elemento decisivo quanto</w:t>
      </w:r>
      <w:del w:id="278" w:author="Carlos Campos" w:date="2020-07-10T11:55:00Z">
        <w:r w:rsidDel="000354B9">
          <w:delText xml:space="preserve"> á </w:delText>
        </w:r>
      </w:del>
      <w:ins w:id="279" w:author="Carlos Campos" w:date="2020-07-10T11:55:00Z">
        <w:r w:rsidR="000354B9">
          <w:t xml:space="preserve"> </w:t>
        </w:r>
        <w:proofErr w:type="gramStart"/>
        <w:r w:rsidR="000354B9">
          <w:t xml:space="preserve">à  </w:t>
        </w:r>
      </w:ins>
      <w:r>
        <w:t>sua</w:t>
      </w:r>
      <w:proofErr w:type="gramEnd"/>
      <w:r>
        <w:t xml:space="preserve"> escolha para este projeto.</w:t>
      </w:r>
      <w:r w:rsidR="00A135E9">
        <w:t>[5]</w:t>
      </w:r>
    </w:p>
    <w:bookmarkEnd w:id="276"/>
    <w:p w14:paraId="5DC3F085" w14:textId="2936982C" w:rsidR="005D27A4" w:rsidRDefault="005D27A4" w:rsidP="005D27A4">
      <w:pPr>
        <w:pStyle w:val="Texto"/>
        <w:numPr>
          <w:ilvl w:val="0"/>
          <w:numId w:val="22"/>
        </w:numPr>
        <w:rPr>
          <w:b/>
          <w:bCs/>
          <w:sz w:val="26"/>
          <w:szCs w:val="26"/>
        </w:rPr>
      </w:pPr>
      <w:proofErr w:type="spellStart"/>
      <w:r w:rsidRPr="00F22013">
        <w:rPr>
          <w:b/>
          <w:bCs/>
          <w:sz w:val="26"/>
          <w:szCs w:val="26"/>
        </w:rPr>
        <w:t>JQuery</w:t>
      </w:r>
      <w:proofErr w:type="spellEnd"/>
    </w:p>
    <w:p w14:paraId="2E78A1CF" w14:textId="148EB229" w:rsidR="00F22013" w:rsidRDefault="00F22013" w:rsidP="00F22013">
      <w:pPr>
        <w:pStyle w:val="Texto"/>
        <w:ind w:left="720"/>
        <w:rPr>
          <w:szCs w:val="24"/>
        </w:rPr>
      </w:pPr>
      <w:bookmarkStart w:id="280" w:name="_Hlk45470268"/>
      <w:bookmarkStart w:id="281" w:name="_Hlk45468361"/>
      <w:bookmarkStart w:id="282" w:name="_Hlk45469390"/>
      <w:proofErr w:type="spellStart"/>
      <w:r w:rsidRPr="00F22013">
        <w:rPr>
          <w:szCs w:val="24"/>
        </w:rPr>
        <w:t>JQuery</w:t>
      </w:r>
      <w:proofErr w:type="spellEnd"/>
      <w:r w:rsidRPr="00F22013">
        <w:rPr>
          <w:szCs w:val="24"/>
        </w:rPr>
        <w:t xml:space="preserve"> é uma biblioteca JavaScript rápida, pequena e rica em recursos que simplifica o processo de passagem e manipulação de </w:t>
      </w:r>
      <w:r>
        <w:rPr>
          <w:szCs w:val="24"/>
        </w:rPr>
        <w:t>documentos HTML, eventos, animação e AJAX</w:t>
      </w:r>
      <w:commentRangeEnd w:id="277"/>
      <w:r w:rsidR="00044D2A">
        <w:rPr>
          <w:rStyle w:val="Refdecomentrio"/>
        </w:rPr>
        <w:commentReference w:id="277"/>
      </w:r>
      <w:r>
        <w:rPr>
          <w:szCs w:val="24"/>
        </w:rPr>
        <w:t>. Tem uma API fácil de usar que funciona em quase todos os navegadores.</w:t>
      </w:r>
      <w:r w:rsidR="00446443">
        <w:rPr>
          <w:szCs w:val="24"/>
        </w:rPr>
        <w:t>[6]</w:t>
      </w:r>
      <w:r>
        <w:rPr>
          <w:szCs w:val="24"/>
        </w:rPr>
        <w:t xml:space="preserve"> </w:t>
      </w:r>
    </w:p>
    <w:p w14:paraId="2E270B71" w14:textId="7E8049FF" w:rsidR="00F22013" w:rsidRDefault="00F22013" w:rsidP="00F22013">
      <w:pPr>
        <w:pStyle w:val="Texto"/>
        <w:ind w:left="720"/>
        <w:rPr>
          <w:szCs w:val="24"/>
        </w:rPr>
      </w:pPr>
      <w:r>
        <w:rPr>
          <w:szCs w:val="24"/>
        </w:rPr>
        <w:t>O principal motivo da utilização desta tecnologia no projeto é a simplicidade de execução dos pedidos AJAX (</w:t>
      </w:r>
      <w:proofErr w:type="spellStart"/>
      <w:r>
        <w:rPr>
          <w:szCs w:val="24"/>
        </w:rPr>
        <w:t>asynchronous</w:t>
      </w:r>
      <w:proofErr w:type="spellEnd"/>
      <w:r>
        <w:rPr>
          <w:szCs w:val="24"/>
        </w:rPr>
        <w:t xml:space="preserve"> JavaScript </w:t>
      </w:r>
      <w:proofErr w:type="spellStart"/>
      <w:r>
        <w:rPr>
          <w:szCs w:val="24"/>
        </w:rPr>
        <w:t>and</w:t>
      </w:r>
      <w:proofErr w:type="spellEnd"/>
      <w:r>
        <w:rPr>
          <w:szCs w:val="24"/>
        </w:rPr>
        <w:t xml:space="preserve"> XML). </w:t>
      </w:r>
      <w:r w:rsidR="00D14C4E">
        <w:rPr>
          <w:szCs w:val="24"/>
        </w:rPr>
        <w:t>Estes pedidos</w:t>
      </w:r>
      <w:r>
        <w:rPr>
          <w:szCs w:val="24"/>
        </w:rPr>
        <w:t xml:space="preserve"> </w:t>
      </w:r>
      <w:r w:rsidR="00D14C4E">
        <w:rPr>
          <w:szCs w:val="24"/>
        </w:rPr>
        <w:lastRenderedPageBreak/>
        <w:t xml:space="preserve">possuem grande importância porque permitem a troca de dados </w:t>
      </w:r>
      <w:r w:rsidR="00990CFE">
        <w:rPr>
          <w:szCs w:val="24"/>
        </w:rPr>
        <w:t>entre</w:t>
      </w:r>
      <w:r w:rsidR="00D14C4E">
        <w:rPr>
          <w:szCs w:val="24"/>
        </w:rPr>
        <w:t xml:space="preserve"> o </w:t>
      </w:r>
      <w:proofErr w:type="spellStart"/>
      <w:r w:rsidR="00D14C4E">
        <w:rPr>
          <w:szCs w:val="24"/>
        </w:rPr>
        <w:t>front-end</w:t>
      </w:r>
      <w:proofErr w:type="spellEnd"/>
      <w:r w:rsidR="00D14C4E">
        <w:rPr>
          <w:szCs w:val="24"/>
        </w:rPr>
        <w:t xml:space="preserve"> e o </w:t>
      </w:r>
      <w:proofErr w:type="spellStart"/>
      <w:r w:rsidR="00D14C4E">
        <w:rPr>
          <w:szCs w:val="24"/>
        </w:rPr>
        <w:t>back-end</w:t>
      </w:r>
      <w:proofErr w:type="spellEnd"/>
      <w:r w:rsidR="00D14C4E">
        <w:rPr>
          <w:szCs w:val="24"/>
        </w:rPr>
        <w:t xml:space="preserve"> sem usar alguma variedade de linguagem no lado do servidor para injetar os dados necessário no JavaScript e sem ter de navegar para uma </w:t>
      </w:r>
      <w:r w:rsidR="00F21C62">
        <w:rPr>
          <w:szCs w:val="24"/>
        </w:rPr>
        <w:t>página</w:t>
      </w:r>
      <w:r w:rsidR="00D14C4E">
        <w:rPr>
          <w:szCs w:val="24"/>
        </w:rPr>
        <w:t xml:space="preserve"> nova sempre que for preciso atualizar o conteúdo.</w:t>
      </w:r>
      <w:r w:rsidR="00446443">
        <w:rPr>
          <w:szCs w:val="24"/>
        </w:rPr>
        <w:t>[7]</w:t>
      </w:r>
      <w:r w:rsidR="00F21C62">
        <w:rPr>
          <w:szCs w:val="24"/>
        </w:rPr>
        <w:t xml:space="preserve"> </w:t>
      </w:r>
    </w:p>
    <w:bookmarkEnd w:id="280"/>
    <w:p w14:paraId="257D26CB" w14:textId="77777777" w:rsidR="00F21C62" w:rsidRDefault="00F21C62" w:rsidP="00F22013">
      <w:pPr>
        <w:pStyle w:val="Texto"/>
        <w:ind w:left="720"/>
        <w:rPr>
          <w:szCs w:val="24"/>
        </w:rPr>
      </w:pPr>
    </w:p>
    <w:p w14:paraId="51B60359" w14:textId="77777777" w:rsidR="00D14C4E" w:rsidRPr="00D63771" w:rsidRDefault="00D14C4E" w:rsidP="00D14C4E">
      <w:pPr>
        <w:pStyle w:val="Cdigo"/>
        <w:rPr>
          <w:lang w:val="en-US"/>
          <w:rPrChange w:id="283" w:author="Carlos Campos" w:date="2020-07-08T09:35:00Z">
            <w:rPr/>
          </w:rPrChange>
        </w:rPr>
      </w:pPr>
      <w:bookmarkStart w:id="284" w:name="_Hlk45470289"/>
      <w:proofErr w:type="gramStart"/>
      <w:r w:rsidRPr="00D63771">
        <w:rPr>
          <w:lang w:val="en-US"/>
          <w:rPrChange w:id="285" w:author="Carlos Campos" w:date="2020-07-08T09:35:00Z">
            <w:rPr/>
          </w:rPrChange>
        </w:rPr>
        <w:t>$.ajax</w:t>
      </w:r>
      <w:proofErr w:type="gramEnd"/>
      <w:r w:rsidRPr="00D63771">
        <w:rPr>
          <w:lang w:val="en-US"/>
          <w:rPrChange w:id="286" w:author="Carlos Campos" w:date="2020-07-08T09:35:00Z">
            <w:rPr/>
          </w:rPrChange>
        </w:rPr>
        <w:t>({</w:t>
      </w:r>
    </w:p>
    <w:p w14:paraId="4EAB3EC7" w14:textId="77777777" w:rsidR="00D14C4E" w:rsidRPr="00D63771" w:rsidRDefault="00D14C4E" w:rsidP="00D14C4E">
      <w:pPr>
        <w:pStyle w:val="Cdigo"/>
        <w:rPr>
          <w:lang w:val="en-US"/>
          <w:rPrChange w:id="287" w:author="Carlos Campos" w:date="2020-07-08T09:35:00Z">
            <w:rPr/>
          </w:rPrChange>
        </w:rPr>
      </w:pPr>
      <w:r w:rsidRPr="00D63771">
        <w:rPr>
          <w:lang w:val="en-US"/>
          <w:rPrChange w:id="288" w:author="Carlos Campos" w:date="2020-07-08T09:35:00Z">
            <w:rPr/>
          </w:rPrChange>
        </w:rPr>
        <w:tab/>
      </w:r>
      <w:r w:rsidRPr="00D63771">
        <w:rPr>
          <w:lang w:val="en-US"/>
          <w:rPrChange w:id="289" w:author="Carlos Campos" w:date="2020-07-08T09:35:00Z">
            <w:rPr/>
          </w:rPrChange>
        </w:rPr>
        <w:tab/>
        <w:t>url: "/</w:t>
      </w:r>
      <w:proofErr w:type="spellStart"/>
      <w:r w:rsidRPr="00D63771">
        <w:rPr>
          <w:lang w:val="en-US"/>
          <w:rPrChange w:id="290" w:author="Carlos Campos" w:date="2020-07-08T09:35:00Z">
            <w:rPr/>
          </w:rPrChange>
        </w:rPr>
        <w:t>getconf</w:t>
      </w:r>
      <w:proofErr w:type="spellEnd"/>
      <w:r w:rsidRPr="00D63771">
        <w:rPr>
          <w:lang w:val="en-US"/>
          <w:rPrChange w:id="291" w:author="Carlos Campos" w:date="2020-07-08T09:35:00Z">
            <w:rPr/>
          </w:rPrChange>
        </w:rPr>
        <w:t>",</w:t>
      </w:r>
    </w:p>
    <w:p w14:paraId="1A944325" w14:textId="77777777" w:rsidR="00D14C4E" w:rsidRPr="00D63771" w:rsidRDefault="00D14C4E" w:rsidP="00D14C4E">
      <w:pPr>
        <w:pStyle w:val="Cdigo"/>
        <w:rPr>
          <w:lang w:val="en-US"/>
          <w:rPrChange w:id="292" w:author="Carlos Campos" w:date="2020-07-08T09:35:00Z">
            <w:rPr/>
          </w:rPrChange>
        </w:rPr>
      </w:pPr>
    </w:p>
    <w:p w14:paraId="44E096AB" w14:textId="77777777" w:rsidR="00D14C4E" w:rsidRPr="00D63771" w:rsidRDefault="00D14C4E" w:rsidP="00D14C4E">
      <w:pPr>
        <w:pStyle w:val="Cdigo"/>
        <w:rPr>
          <w:lang w:val="en-US"/>
          <w:rPrChange w:id="293" w:author="Carlos Campos" w:date="2020-07-08T09:35:00Z">
            <w:rPr/>
          </w:rPrChange>
        </w:rPr>
      </w:pPr>
      <w:r w:rsidRPr="00D63771">
        <w:rPr>
          <w:lang w:val="en-US"/>
          <w:rPrChange w:id="294" w:author="Carlos Campos" w:date="2020-07-08T09:35:00Z">
            <w:rPr/>
          </w:rPrChange>
        </w:rPr>
        <w:tab/>
      </w:r>
      <w:r w:rsidRPr="00D63771">
        <w:rPr>
          <w:lang w:val="en-US"/>
          <w:rPrChange w:id="295" w:author="Carlos Campos" w:date="2020-07-08T09:35:00Z">
            <w:rPr/>
          </w:rPrChange>
        </w:rPr>
        <w:tab/>
        <w:t>success: function (result) {</w:t>
      </w:r>
    </w:p>
    <w:p w14:paraId="7700E8BF" w14:textId="77777777" w:rsidR="00D14C4E" w:rsidRPr="00D14C4E" w:rsidRDefault="00D14C4E" w:rsidP="00D14C4E">
      <w:pPr>
        <w:pStyle w:val="Cdigo"/>
      </w:pPr>
      <w:r w:rsidRPr="00D63771">
        <w:rPr>
          <w:lang w:val="en-US"/>
          <w:rPrChange w:id="296" w:author="Carlos Campos" w:date="2020-07-08T09:35:00Z">
            <w:rPr/>
          </w:rPrChange>
        </w:rPr>
        <w:tab/>
      </w:r>
      <w:r w:rsidRPr="00D63771">
        <w:rPr>
          <w:lang w:val="en-US"/>
          <w:rPrChange w:id="297" w:author="Carlos Campos" w:date="2020-07-08T09:35:00Z">
            <w:rPr/>
          </w:rPrChange>
        </w:rPr>
        <w:tab/>
      </w:r>
      <w:r w:rsidRPr="00D63771">
        <w:rPr>
          <w:lang w:val="en-US"/>
          <w:rPrChange w:id="298" w:author="Carlos Campos" w:date="2020-07-08T09:35:00Z">
            <w:rPr/>
          </w:rPrChange>
        </w:rPr>
        <w:tab/>
      </w:r>
      <w:r w:rsidRPr="00D14C4E">
        <w:t>console.log(</w:t>
      </w:r>
      <w:proofErr w:type="spellStart"/>
      <w:proofErr w:type="gramStart"/>
      <w:r w:rsidRPr="00D14C4E">
        <w:t>result.postos</w:t>
      </w:r>
      <w:proofErr w:type="spellEnd"/>
      <w:proofErr w:type="gramEnd"/>
      <w:r w:rsidRPr="00D14C4E">
        <w:t>)</w:t>
      </w:r>
    </w:p>
    <w:p w14:paraId="78EDE44A" w14:textId="77777777" w:rsidR="00D14C4E" w:rsidRPr="00D14C4E" w:rsidRDefault="00D14C4E" w:rsidP="00D14C4E">
      <w:pPr>
        <w:pStyle w:val="Cdigo"/>
      </w:pPr>
      <w:r w:rsidRPr="00D14C4E">
        <w:tab/>
      </w:r>
      <w:r w:rsidRPr="00D14C4E">
        <w:tab/>
      </w:r>
      <w:r w:rsidRPr="00D14C4E">
        <w:tab/>
      </w:r>
      <w:proofErr w:type="spellStart"/>
      <w:r w:rsidRPr="00D14C4E">
        <w:t>n_postos</w:t>
      </w:r>
      <w:proofErr w:type="spellEnd"/>
      <w:r w:rsidRPr="00D14C4E">
        <w:t xml:space="preserve"> = </w:t>
      </w:r>
      <w:proofErr w:type="spellStart"/>
      <w:proofErr w:type="gramStart"/>
      <w:r w:rsidRPr="00D14C4E">
        <w:t>result.postos</w:t>
      </w:r>
      <w:proofErr w:type="spellEnd"/>
      <w:proofErr w:type="gramEnd"/>
    </w:p>
    <w:p w14:paraId="595BE34B" w14:textId="77777777" w:rsidR="00D14C4E" w:rsidRPr="00D14C4E" w:rsidRDefault="00D14C4E" w:rsidP="00D14C4E">
      <w:pPr>
        <w:pStyle w:val="Cdigo"/>
      </w:pPr>
      <w:r w:rsidRPr="00D14C4E">
        <w:tab/>
      </w:r>
      <w:r w:rsidRPr="00D14C4E">
        <w:tab/>
      </w:r>
      <w:r w:rsidRPr="00D14C4E">
        <w:tab/>
      </w:r>
      <w:proofErr w:type="spellStart"/>
      <w:r w:rsidRPr="00D14C4E">
        <w:t>n_turnos</w:t>
      </w:r>
      <w:proofErr w:type="spellEnd"/>
      <w:r w:rsidRPr="00D14C4E">
        <w:t xml:space="preserve"> = </w:t>
      </w:r>
      <w:proofErr w:type="spellStart"/>
      <w:proofErr w:type="gramStart"/>
      <w:r w:rsidRPr="00D14C4E">
        <w:t>result.turnos</w:t>
      </w:r>
      <w:proofErr w:type="spellEnd"/>
      <w:proofErr w:type="gramEnd"/>
    </w:p>
    <w:p w14:paraId="352B8A31" w14:textId="77777777" w:rsidR="00D14C4E" w:rsidRPr="00D14C4E" w:rsidRDefault="00D14C4E" w:rsidP="00D14C4E">
      <w:pPr>
        <w:pStyle w:val="Cdigo"/>
      </w:pPr>
      <w:r w:rsidRPr="00D14C4E">
        <w:tab/>
      </w:r>
      <w:r w:rsidRPr="00D14C4E">
        <w:tab/>
      </w:r>
      <w:r w:rsidRPr="00D14C4E">
        <w:tab/>
        <w:t>$('#</w:t>
      </w:r>
      <w:proofErr w:type="spellStart"/>
      <w:r w:rsidRPr="00D14C4E">
        <w:t>n_postos</w:t>
      </w:r>
      <w:proofErr w:type="spellEnd"/>
      <w:r w:rsidRPr="00D14C4E">
        <w:t>'</w:t>
      </w:r>
      <w:proofErr w:type="gramStart"/>
      <w:r w:rsidRPr="00D14C4E">
        <w:t>).</w:t>
      </w:r>
      <w:proofErr w:type="spellStart"/>
      <w:r w:rsidRPr="00D14C4E">
        <w:t>append</w:t>
      </w:r>
      <w:proofErr w:type="spellEnd"/>
      <w:proofErr w:type="gramEnd"/>
      <w:r w:rsidRPr="00D14C4E">
        <w:t>(</w:t>
      </w:r>
      <w:proofErr w:type="spellStart"/>
      <w:r w:rsidRPr="00D14C4E">
        <w:t>n_postos</w:t>
      </w:r>
      <w:proofErr w:type="spellEnd"/>
      <w:r w:rsidRPr="00D14C4E">
        <w:t>)</w:t>
      </w:r>
    </w:p>
    <w:p w14:paraId="62613A63" w14:textId="77777777" w:rsidR="00D14C4E" w:rsidRPr="00D14C4E" w:rsidRDefault="00D14C4E" w:rsidP="00D14C4E">
      <w:pPr>
        <w:pStyle w:val="Cdigo"/>
      </w:pPr>
      <w:r w:rsidRPr="00D14C4E">
        <w:tab/>
      </w:r>
      <w:r w:rsidRPr="00D14C4E">
        <w:tab/>
      </w:r>
      <w:r w:rsidRPr="00D14C4E">
        <w:tab/>
        <w:t>$('#</w:t>
      </w:r>
      <w:proofErr w:type="spellStart"/>
      <w:r w:rsidRPr="00D14C4E">
        <w:t>n_turnos</w:t>
      </w:r>
      <w:proofErr w:type="spellEnd"/>
      <w:r w:rsidRPr="00D14C4E">
        <w:t>'</w:t>
      </w:r>
      <w:proofErr w:type="gramStart"/>
      <w:r w:rsidRPr="00D14C4E">
        <w:t>).</w:t>
      </w:r>
      <w:proofErr w:type="spellStart"/>
      <w:r w:rsidRPr="00D14C4E">
        <w:t>append</w:t>
      </w:r>
      <w:proofErr w:type="spellEnd"/>
      <w:proofErr w:type="gramEnd"/>
      <w:r w:rsidRPr="00D14C4E">
        <w:t>(</w:t>
      </w:r>
      <w:proofErr w:type="spellStart"/>
      <w:r w:rsidRPr="00D14C4E">
        <w:t>n_turnos</w:t>
      </w:r>
      <w:proofErr w:type="spellEnd"/>
      <w:r w:rsidRPr="00D14C4E">
        <w:t>)</w:t>
      </w:r>
    </w:p>
    <w:p w14:paraId="4709D7D5" w14:textId="77777777" w:rsidR="00D14C4E" w:rsidRPr="00D14C4E" w:rsidRDefault="00D14C4E" w:rsidP="00D14C4E">
      <w:pPr>
        <w:pStyle w:val="Cdigo"/>
      </w:pPr>
      <w:r w:rsidRPr="00D14C4E">
        <w:tab/>
      </w:r>
      <w:r w:rsidRPr="00D14C4E">
        <w:tab/>
        <w:t>}</w:t>
      </w:r>
    </w:p>
    <w:p w14:paraId="564E9E4E" w14:textId="42173BAF" w:rsidR="00D14C4E" w:rsidRDefault="00D14C4E" w:rsidP="00D14C4E">
      <w:pPr>
        <w:pStyle w:val="Cdigo"/>
      </w:pPr>
      <w:r w:rsidRPr="00D14C4E">
        <w:tab/>
        <w:t>})</w:t>
      </w:r>
    </w:p>
    <w:p w14:paraId="10597887" w14:textId="2CBB919F" w:rsidR="00D14C4E" w:rsidRDefault="00EE5F4D" w:rsidP="00D14C4E">
      <w:pPr>
        <w:pStyle w:val="Texto"/>
        <w:ind w:left="720"/>
        <w:rPr>
          <w:szCs w:val="24"/>
        </w:rPr>
      </w:pPr>
      <w:bookmarkStart w:id="299" w:name="_Hlk45470321"/>
      <w:bookmarkEnd w:id="284"/>
      <w:r>
        <w:rPr>
          <w:szCs w:val="24"/>
        </w:rPr>
        <w:t xml:space="preserve">No estrato de código acima podemos ver a estrutura básica de um pedido AJAX, neste caso a propriedade </w:t>
      </w:r>
      <w:r w:rsidR="00C253BF">
        <w:rPr>
          <w:szCs w:val="24"/>
        </w:rPr>
        <w:t>“</w:t>
      </w:r>
      <w:r>
        <w:rPr>
          <w:szCs w:val="24"/>
        </w:rPr>
        <w:t>url</w:t>
      </w:r>
      <w:r w:rsidR="00C253BF">
        <w:rPr>
          <w:szCs w:val="24"/>
        </w:rPr>
        <w:t>”</w:t>
      </w:r>
      <w:r>
        <w:rPr>
          <w:szCs w:val="24"/>
        </w:rPr>
        <w:t xml:space="preserve"> contém o destino para onde o pedido (</w:t>
      </w:r>
      <w:proofErr w:type="spellStart"/>
      <w:r>
        <w:rPr>
          <w:szCs w:val="24"/>
        </w:rPr>
        <w:t>request</w:t>
      </w:r>
      <w:proofErr w:type="spellEnd"/>
      <w:r>
        <w:rPr>
          <w:szCs w:val="24"/>
        </w:rPr>
        <w:t xml:space="preserve">) é enviado. A propriedade </w:t>
      </w:r>
      <w:r w:rsidR="00C253BF">
        <w:rPr>
          <w:szCs w:val="24"/>
        </w:rPr>
        <w:t>“</w:t>
      </w:r>
      <w:proofErr w:type="spellStart"/>
      <w:r>
        <w:rPr>
          <w:szCs w:val="24"/>
        </w:rPr>
        <w:t>success</w:t>
      </w:r>
      <w:proofErr w:type="spellEnd"/>
      <w:r w:rsidR="00C253BF">
        <w:rPr>
          <w:szCs w:val="24"/>
        </w:rPr>
        <w:t>”</w:t>
      </w:r>
      <w:r>
        <w:rPr>
          <w:szCs w:val="24"/>
        </w:rPr>
        <w:t xml:space="preserve"> permite chamar uma função caso o pedido tenha sido bem-sucedido. Para esta função são passados três argumentos: o conteúdo retornado pelo servidor</w:t>
      </w:r>
      <w:r w:rsidR="00C253BF">
        <w:rPr>
          <w:szCs w:val="24"/>
        </w:rPr>
        <w:t>;</w:t>
      </w:r>
      <w:r>
        <w:rPr>
          <w:szCs w:val="24"/>
        </w:rPr>
        <w:t xml:space="preserve"> </w:t>
      </w:r>
      <w:r w:rsidR="00C253BF">
        <w:rPr>
          <w:szCs w:val="24"/>
        </w:rPr>
        <w:t xml:space="preserve">o objeto </w:t>
      </w:r>
      <w:proofErr w:type="spellStart"/>
      <w:r w:rsidR="00C253BF">
        <w:rPr>
          <w:szCs w:val="24"/>
        </w:rPr>
        <w:t>jqXHR</w:t>
      </w:r>
      <w:proofErr w:type="spellEnd"/>
      <w:r w:rsidR="00C253BF">
        <w:rPr>
          <w:szCs w:val="24"/>
        </w:rPr>
        <w:t xml:space="preserve"> (</w:t>
      </w:r>
      <w:proofErr w:type="spellStart"/>
      <w:r w:rsidR="00C253BF">
        <w:rPr>
          <w:szCs w:val="24"/>
        </w:rPr>
        <w:t>XMLHttpRequest</w:t>
      </w:r>
      <w:proofErr w:type="spellEnd"/>
      <w:r w:rsidR="00C253BF">
        <w:rPr>
          <w:szCs w:val="24"/>
        </w:rPr>
        <w:t xml:space="preserve">); e uma </w:t>
      </w:r>
      <w:proofErr w:type="spellStart"/>
      <w:r w:rsidR="00C253BF">
        <w:rPr>
          <w:szCs w:val="24"/>
        </w:rPr>
        <w:t>string</w:t>
      </w:r>
      <w:proofErr w:type="spellEnd"/>
      <w:r w:rsidR="00C253BF">
        <w:rPr>
          <w:szCs w:val="24"/>
        </w:rPr>
        <w:t xml:space="preserve"> que descreve o estado do pedido.</w:t>
      </w:r>
      <w:r w:rsidR="00446443">
        <w:rPr>
          <w:szCs w:val="24"/>
        </w:rPr>
        <w:t>[8]</w:t>
      </w:r>
      <w:r w:rsidR="00C253BF">
        <w:rPr>
          <w:szCs w:val="24"/>
        </w:rPr>
        <w:t xml:space="preserve"> </w:t>
      </w:r>
      <w:bookmarkEnd w:id="281"/>
      <w:r w:rsidR="00C253BF">
        <w:rPr>
          <w:szCs w:val="24"/>
        </w:rPr>
        <w:t xml:space="preserve">  </w:t>
      </w:r>
    </w:p>
    <w:bookmarkEnd w:id="282"/>
    <w:bookmarkEnd w:id="299"/>
    <w:p w14:paraId="442B9A88" w14:textId="3A34FF86" w:rsidR="00D14C4E" w:rsidRDefault="00C253BF" w:rsidP="00CC0185">
      <w:pPr>
        <w:pStyle w:val="Texto"/>
        <w:numPr>
          <w:ilvl w:val="0"/>
          <w:numId w:val="22"/>
        </w:numPr>
        <w:rPr>
          <w:b/>
          <w:bCs/>
          <w:sz w:val="26"/>
          <w:szCs w:val="26"/>
        </w:rPr>
      </w:pPr>
      <w:r w:rsidRPr="00C253BF">
        <w:rPr>
          <w:b/>
          <w:bCs/>
          <w:sz w:val="26"/>
          <w:szCs w:val="26"/>
        </w:rPr>
        <w:t>JSON</w:t>
      </w:r>
      <w:r>
        <w:rPr>
          <w:b/>
          <w:bCs/>
          <w:sz w:val="26"/>
          <w:szCs w:val="26"/>
        </w:rPr>
        <w:t xml:space="preserve"> (</w:t>
      </w:r>
      <w:r w:rsidR="001E65AB">
        <w:rPr>
          <w:b/>
          <w:bCs/>
          <w:sz w:val="26"/>
          <w:szCs w:val="26"/>
        </w:rPr>
        <w:t xml:space="preserve">JavaScript </w:t>
      </w:r>
      <w:proofErr w:type="spellStart"/>
      <w:r w:rsidR="001E65AB">
        <w:rPr>
          <w:b/>
          <w:bCs/>
          <w:sz w:val="26"/>
          <w:szCs w:val="26"/>
        </w:rPr>
        <w:t>Object</w:t>
      </w:r>
      <w:proofErr w:type="spellEnd"/>
      <w:r w:rsidR="001E65AB">
        <w:rPr>
          <w:b/>
          <w:bCs/>
          <w:sz w:val="26"/>
          <w:szCs w:val="26"/>
        </w:rPr>
        <w:t xml:space="preserve"> </w:t>
      </w:r>
      <w:proofErr w:type="spellStart"/>
      <w:r w:rsidR="001E65AB">
        <w:rPr>
          <w:b/>
          <w:bCs/>
          <w:sz w:val="26"/>
          <w:szCs w:val="26"/>
        </w:rPr>
        <w:t>Notation</w:t>
      </w:r>
      <w:proofErr w:type="spellEnd"/>
      <w:r>
        <w:rPr>
          <w:b/>
          <w:bCs/>
          <w:sz w:val="26"/>
          <w:szCs w:val="26"/>
        </w:rPr>
        <w:t>)</w:t>
      </w:r>
    </w:p>
    <w:p w14:paraId="1E3B8349" w14:textId="39352E3A" w:rsidR="00CC0185" w:rsidRDefault="00CC0185" w:rsidP="00CC0185">
      <w:pPr>
        <w:pStyle w:val="Texto"/>
        <w:ind w:left="720"/>
        <w:rPr>
          <w:szCs w:val="24"/>
        </w:rPr>
      </w:pPr>
      <w:bookmarkStart w:id="300" w:name="_Hlk45470465"/>
      <w:bookmarkStart w:id="301" w:name="_Hlk45468742"/>
      <w:r>
        <w:rPr>
          <w:szCs w:val="24"/>
        </w:rPr>
        <w:t xml:space="preserve">JSON é uma formatação leve de troca de dados, é fácil de ler e escrever para o programador, e fácil de interpretar e gerar para máquinas. Está baseado em um subconjunto da linguagem de programação JavaScript, </w:t>
      </w:r>
      <w:r w:rsidRPr="00CC0185">
        <w:rPr>
          <w:szCs w:val="24"/>
        </w:rPr>
        <w:t xml:space="preserve">Standard ECMA-262 3a Edição -Dezembro </w:t>
      </w:r>
      <w:r>
        <w:rPr>
          <w:szCs w:val="24"/>
        </w:rPr>
        <w:t>–</w:t>
      </w:r>
      <w:r w:rsidRPr="00CC0185">
        <w:rPr>
          <w:szCs w:val="24"/>
        </w:rPr>
        <w:t xml:space="preserve"> 1999</w:t>
      </w:r>
      <w:r>
        <w:rPr>
          <w:szCs w:val="24"/>
        </w:rPr>
        <w:t xml:space="preserve">. JSON é em formato de texto e completamente independente da linguagem, pois usa convenções que são idênticas às linguagens C e familiares, incluindo C++, C#, Java, JavaScript, </w:t>
      </w:r>
      <w:proofErr w:type="spellStart"/>
      <w:r>
        <w:rPr>
          <w:szCs w:val="24"/>
        </w:rPr>
        <w:t>Python</w:t>
      </w:r>
      <w:proofErr w:type="spellEnd"/>
      <w:r>
        <w:rPr>
          <w:szCs w:val="24"/>
        </w:rPr>
        <w:t>, Perl e muitas outras. Estas propriedades fazem com que o JSON seja um formato ideal para troca de dados.</w:t>
      </w:r>
      <w:r w:rsidR="00446443">
        <w:rPr>
          <w:szCs w:val="24"/>
        </w:rPr>
        <w:t>[9]</w:t>
      </w:r>
    </w:p>
    <w:p w14:paraId="7FAD363B" w14:textId="465BC307" w:rsidR="00C25F0A" w:rsidRDefault="00C25F0A" w:rsidP="00CC0185">
      <w:pPr>
        <w:pStyle w:val="Texto"/>
        <w:ind w:left="720"/>
        <w:rPr>
          <w:szCs w:val="24"/>
        </w:rPr>
      </w:pPr>
      <w:r>
        <w:rPr>
          <w:szCs w:val="24"/>
        </w:rPr>
        <w:t xml:space="preserve">O formato do conteúdo pode mudar de acordo com a estrutura dos dados. As duas estruturas mais usadas são: </w:t>
      </w:r>
      <w:r w:rsidR="00446443">
        <w:rPr>
          <w:szCs w:val="24"/>
        </w:rPr>
        <w:t>[9]</w:t>
      </w:r>
    </w:p>
    <w:p w14:paraId="01EADDDC" w14:textId="7750E11B" w:rsidR="00C25F0A" w:rsidRDefault="00C25F0A" w:rsidP="00C25F0A">
      <w:pPr>
        <w:pStyle w:val="Texto"/>
        <w:numPr>
          <w:ilvl w:val="0"/>
          <w:numId w:val="23"/>
        </w:numPr>
        <w:rPr>
          <w:szCs w:val="24"/>
        </w:rPr>
      </w:pPr>
      <w:r>
        <w:rPr>
          <w:szCs w:val="24"/>
        </w:rPr>
        <w:lastRenderedPageBreak/>
        <w:t xml:space="preserve">Um objeto, que é um conjunto desordenado de pares nome/valor. O objeto começa com uma chave de abertura (“{”) e termina com uma chave de fechamento (“}”), cada nome é seguido por “:” e os pares nome/valor são separados por virgula, tal como pode ser observado na figura 5. </w:t>
      </w:r>
      <w:r w:rsidR="00990CFE">
        <w:rPr>
          <w:szCs w:val="24"/>
        </w:rPr>
        <w:t xml:space="preserve">Este tipo de estrutura foi o mais utilizado no desenvolvimento do projeto. </w:t>
      </w:r>
    </w:p>
    <w:p w14:paraId="376A3099" w14:textId="0CB8A499" w:rsidR="00C25F0A" w:rsidRDefault="00C25F0A" w:rsidP="00C25F0A">
      <w:pPr>
        <w:pStyle w:val="Texto"/>
        <w:numPr>
          <w:ilvl w:val="0"/>
          <w:numId w:val="23"/>
        </w:numPr>
        <w:rPr>
          <w:szCs w:val="24"/>
        </w:rPr>
      </w:pPr>
      <w:r>
        <w:rPr>
          <w:szCs w:val="24"/>
        </w:rPr>
        <w:t xml:space="preserve">Um </w:t>
      </w:r>
      <w:proofErr w:type="spellStart"/>
      <w:r>
        <w:rPr>
          <w:szCs w:val="24"/>
        </w:rPr>
        <w:t>array</w:t>
      </w:r>
      <w:proofErr w:type="spellEnd"/>
      <w:r>
        <w:rPr>
          <w:szCs w:val="24"/>
        </w:rPr>
        <w:t xml:space="preserve">, sequencia de dados listados de forma ordenada numa lista. Não existe o mapeamento nome/valor. </w:t>
      </w:r>
      <w:bookmarkEnd w:id="300"/>
    </w:p>
    <w:bookmarkEnd w:id="301"/>
    <w:p w14:paraId="228F2E3E" w14:textId="0C3DCBCA" w:rsidR="00C25F0A" w:rsidRDefault="00C25F0A" w:rsidP="009333DD">
      <w:pPr>
        <w:pStyle w:val="Figura"/>
      </w:pPr>
      <w:r>
        <w:rPr>
          <w:noProof/>
          <w:lang w:eastAsia="pt-PT"/>
        </w:rPr>
        <w:drawing>
          <wp:inline distT="0" distB="0" distL="0" distR="0" wp14:anchorId="616DF107" wp14:editId="0B3F84C5">
            <wp:extent cx="3711587" cy="1828800"/>
            <wp:effectExtent l="0" t="0" r="0" b="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_objct.jpg"/>
                    <pic:cNvPicPr/>
                  </pic:nvPicPr>
                  <pic:blipFill>
                    <a:blip r:embed="rId22">
                      <a:extLst>
                        <a:ext uri="{28A0092B-C50C-407E-A947-70E740481C1C}">
                          <a14:useLocalDpi xmlns:a14="http://schemas.microsoft.com/office/drawing/2010/main" val="0"/>
                        </a:ext>
                      </a:extLst>
                    </a:blip>
                    <a:stretch>
                      <a:fillRect/>
                    </a:stretch>
                  </pic:blipFill>
                  <pic:spPr>
                    <a:xfrm>
                      <a:off x="0" y="0"/>
                      <a:ext cx="3751577" cy="1848504"/>
                    </a:xfrm>
                    <a:prstGeom prst="rect">
                      <a:avLst/>
                    </a:prstGeom>
                  </pic:spPr>
                </pic:pic>
              </a:graphicData>
            </a:graphic>
          </wp:inline>
        </w:drawing>
      </w:r>
    </w:p>
    <w:p w14:paraId="1D4C39A8" w14:textId="6D554CBA" w:rsidR="00900626" w:rsidRPr="009069F6" w:rsidRDefault="00C25F0A" w:rsidP="009069F6">
      <w:pPr>
        <w:pStyle w:val="Texto"/>
        <w:jc w:val="center"/>
        <w:rPr>
          <w:szCs w:val="24"/>
          <w:highlight w:val="lightGray"/>
        </w:rPr>
      </w:pPr>
      <w:bookmarkStart w:id="302" w:name="_Hlk44892838"/>
      <w:r w:rsidRPr="003D7C81">
        <w:rPr>
          <w:b/>
          <w:bCs/>
          <w:sz w:val="20"/>
        </w:rPr>
        <w:t xml:space="preserve">Figura </w:t>
      </w:r>
      <w:proofErr w:type="gramStart"/>
      <w:r w:rsidR="00990CFE">
        <w:rPr>
          <w:b/>
          <w:bCs/>
          <w:sz w:val="20"/>
        </w:rPr>
        <w:t>5</w:t>
      </w:r>
      <w:r w:rsidRPr="003D7C81">
        <w:rPr>
          <w:b/>
          <w:bCs/>
          <w:sz w:val="20"/>
        </w:rPr>
        <w:t xml:space="preserve"> </w:t>
      </w:r>
      <w:r>
        <w:rPr>
          <w:b/>
          <w:bCs/>
          <w:sz w:val="20"/>
        </w:rPr>
        <w:t xml:space="preserve"> Estrutura</w:t>
      </w:r>
      <w:proofErr w:type="gramEnd"/>
      <w:r>
        <w:rPr>
          <w:b/>
          <w:bCs/>
          <w:sz w:val="20"/>
        </w:rPr>
        <w:t xml:space="preserve"> de um objeto JSON</w:t>
      </w:r>
      <w:bookmarkEnd w:id="302"/>
    </w:p>
    <w:p w14:paraId="104CA94B" w14:textId="77777777" w:rsidR="00900626" w:rsidRDefault="00900626" w:rsidP="00AE4BAE">
      <w:pPr>
        <w:pStyle w:val="Texto"/>
        <w:sectPr w:rsidR="00900626" w:rsidSect="00143BC0">
          <w:footerReference w:type="default" r:id="rId23"/>
          <w:type w:val="oddPage"/>
          <w:pgSz w:w="11906" w:h="16838" w:code="9"/>
          <w:pgMar w:top="1418" w:right="1418" w:bottom="1418" w:left="1701" w:header="709" w:footer="567" w:gutter="0"/>
          <w:cols w:space="720"/>
        </w:sectPr>
      </w:pPr>
    </w:p>
    <w:p w14:paraId="68074BC1" w14:textId="2F0799AF" w:rsidR="00940B7D" w:rsidRDefault="0088773D" w:rsidP="00995F5D">
      <w:pPr>
        <w:pStyle w:val="Seconumerada"/>
      </w:pPr>
      <w:r>
        <w:lastRenderedPageBreak/>
        <w:t>Desenvolvimento do sistema</w:t>
      </w:r>
    </w:p>
    <w:p w14:paraId="519F9921" w14:textId="162393EB" w:rsidR="00EB3CA8" w:rsidRDefault="00EB3CA8" w:rsidP="00EB3CA8">
      <w:pPr>
        <w:pStyle w:val="Texto"/>
        <w:rPr>
          <w:ins w:id="303" w:author="Carlos Campos" w:date="2020-07-10T12:07:00Z"/>
        </w:rPr>
      </w:pPr>
      <w:bookmarkStart w:id="304" w:name="_Hlk45471260"/>
      <w:r>
        <w:t>Como referido anteriormente, a realização deste projeto foi escalonada em três fases distintas. Numa primeira fase procedeu-se</w:t>
      </w:r>
      <w:del w:id="305" w:author="Carlos Campos" w:date="2020-07-10T11:55:00Z">
        <w:r w:rsidDel="000354B9">
          <w:delText xml:space="preserve"> </w:delText>
        </w:r>
      </w:del>
      <w:del w:id="306" w:author="Carlos Campos" w:date="2020-07-10T11:47:00Z">
        <w:r w:rsidDel="000354B9">
          <w:delText xml:space="preserve">á </w:delText>
        </w:r>
      </w:del>
      <w:ins w:id="307" w:author="Carlos Campos" w:date="2020-07-10T11:55:00Z">
        <w:r w:rsidR="000354B9">
          <w:t xml:space="preserve"> </w:t>
        </w:r>
        <w:proofErr w:type="gramStart"/>
        <w:r w:rsidR="000354B9">
          <w:t xml:space="preserve">à  </w:t>
        </w:r>
      </w:ins>
      <w:proofErr w:type="spellStart"/>
      <w:ins w:id="308" w:author="Carlos Campos" w:date="2020-07-10T11:47:00Z">
        <w:r w:rsidR="000354B9">
          <w:t>à</w:t>
        </w:r>
        <w:proofErr w:type="spellEnd"/>
        <w:proofErr w:type="gramEnd"/>
        <w:r w:rsidR="000354B9">
          <w:t xml:space="preserve"> </w:t>
        </w:r>
      </w:ins>
      <w:r>
        <w:t xml:space="preserve">conversão do código do sistema de aquisição de dados para poder ser executado numa máquina com sistema operativo Linux. </w:t>
      </w:r>
      <w:r w:rsidR="00B0303B">
        <w:t>Na segunda fase foi desenvolvida uma aplicação gráfica para visualização dos dados de produção, número de peças produzidas e tempo de paragem, em tempo real. Por último, foi desenvolvida uma aplicação Web para efetuar</w:t>
      </w:r>
      <w:r w:rsidR="00642999">
        <w:t xml:space="preserve"> </w:t>
      </w:r>
      <w:r w:rsidR="00B0303B">
        <w:t xml:space="preserve">cálculos estatísticos e permitir uma visualização mais amigável dos dados adquiridos ao longo do tempo. </w:t>
      </w:r>
    </w:p>
    <w:bookmarkEnd w:id="304"/>
    <w:p w14:paraId="1541804A" w14:textId="77777777" w:rsidR="008837DE" w:rsidRDefault="008837DE" w:rsidP="00EB3CA8">
      <w:pPr>
        <w:pStyle w:val="Texto"/>
        <w:rPr>
          <w:ins w:id="309" w:author="Carlos Campos" w:date="2020-07-10T12:07:00Z"/>
        </w:rPr>
      </w:pPr>
    </w:p>
    <w:p w14:paraId="0CE353E1" w14:textId="3989712B" w:rsidR="008837DE" w:rsidRPr="00C37200" w:rsidRDefault="00C37200">
      <w:pPr>
        <w:pStyle w:val="Texto"/>
        <w:numPr>
          <w:ilvl w:val="0"/>
          <w:numId w:val="45"/>
        </w:numPr>
        <w:rPr>
          <w:ins w:id="310" w:author="Andre Marques" w:date="2020-07-12T15:51:00Z"/>
          <w:b/>
          <w:bCs/>
          <w:sz w:val="26"/>
          <w:szCs w:val="26"/>
          <w:rPrChange w:id="311" w:author="Andre Marques" w:date="2020-07-12T16:21:00Z">
            <w:rPr>
              <w:ins w:id="312" w:author="Andre Marques" w:date="2020-07-12T15:51:00Z"/>
              <w:highlight w:val="yellow"/>
            </w:rPr>
          </w:rPrChange>
        </w:rPr>
        <w:pPrChange w:id="313" w:author="Andre Marques" w:date="2020-07-12T16:20:00Z">
          <w:pPr>
            <w:pStyle w:val="Texto"/>
          </w:pPr>
        </w:pPrChange>
      </w:pPr>
      <w:ins w:id="314" w:author="Andre Marques" w:date="2020-07-12T16:20:00Z">
        <w:r w:rsidRPr="00C37200">
          <w:rPr>
            <w:b/>
            <w:bCs/>
            <w:sz w:val="26"/>
            <w:szCs w:val="26"/>
            <w:rPrChange w:id="315" w:author="Andre Marques" w:date="2020-07-12T16:21:00Z">
              <w:rPr>
                <w:highlight w:val="yellow"/>
              </w:rPr>
            </w:rPrChange>
          </w:rPr>
          <w:t xml:space="preserve">  Base de</w:t>
        </w:r>
      </w:ins>
      <w:ins w:id="316" w:author="Andre Marques" w:date="2020-07-12T16:21:00Z">
        <w:r w:rsidRPr="00C37200">
          <w:rPr>
            <w:b/>
            <w:bCs/>
            <w:sz w:val="26"/>
            <w:szCs w:val="26"/>
            <w:rPrChange w:id="317" w:author="Andre Marques" w:date="2020-07-12T16:21:00Z">
              <w:rPr/>
            </w:rPrChange>
          </w:rPr>
          <w:t xml:space="preserve"> </w:t>
        </w:r>
      </w:ins>
      <w:ins w:id="318" w:author="Andre Marques" w:date="2020-07-12T16:20:00Z">
        <w:r w:rsidRPr="00C37200">
          <w:rPr>
            <w:b/>
            <w:bCs/>
            <w:sz w:val="26"/>
            <w:szCs w:val="26"/>
            <w:rPrChange w:id="319" w:author="Andre Marques" w:date="2020-07-12T16:21:00Z">
              <w:rPr>
                <w:highlight w:val="yellow"/>
              </w:rPr>
            </w:rPrChange>
          </w:rPr>
          <w:t>Dados</w:t>
        </w:r>
      </w:ins>
      <w:ins w:id="320" w:author="Carlos Campos" w:date="2020-07-10T12:07:00Z">
        <w:del w:id="321" w:author="Andre Marques" w:date="2020-07-12T16:20:00Z">
          <w:r w:rsidR="008837DE" w:rsidRPr="00C37200" w:rsidDel="00C37200">
            <w:rPr>
              <w:b/>
              <w:bCs/>
              <w:sz w:val="26"/>
              <w:szCs w:val="26"/>
              <w:rPrChange w:id="322" w:author="Andre Marques" w:date="2020-07-12T16:21:00Z">
                <w:rPr/>
              </w:rPrChange>
            </w:rPr>
            <w:delText>3.1 Base de Dados</w:delText>
          </w:r>
        </w:del>
      </w:ins>
    </w:p>
    <w:p w14:paraId="77DB67C2" w14:textId="77777777" w:rsidR="004C6011" w:rsidRDefault="004C6011" w:rsidP="004C6011">
      <w:pPr>
        <w:pStyle w:val="Texto"/>
        <w:rPr>
          <w:ins w:id="323" w:author="Andre Marques" w:date="2020-07-12T15:51:00Z"/>
        </w:rPr>
      </w:pPr>
      <w:bookmarkStart w:id="324" w:name="_Hlk45471350"/>
      <w:ins w:id="325" w:author="Andre Marques" w:date="2020-07-12T15:51:00Z">
        <w:r>
          <w:t>A base de dados é um dos elementos mais importantes do sistema, pois permite guardar grandes quantidades de dados que são depois acessados pela aplicação desenvolvida. Neste projeto foi usado um total de nove tabelas, no entanto seis apresentam a mesma estrutura, uma vez que apenas armazenam os dados recolhidos pelos seis postos de trabalho. As restantes tabelas armazenam os valores de configuração e controlo das linhas de produção.</w:t>
        </w:r>
      </w:ins>
    </w:p>
    <w:p w14:paraId="3728639B" w14:textId="77777777" w:rsidR="004C6011" w:rsidRDefault="004C6011" w:rsidP="004C6011">
      <w:pPr>
        <w:pStyle w:val="Texto"/>
        <w:rPr>
          <w:ins w:id="326" w:author="Andre Marques" w:date="2020-07-12T15:51:00Z"/>
        </w:rPr>
      </w:pPr>
      <w:ins w:id="327" w:author="Andre Marques" w:date="2020-07-12T15:51:00Z">
        <w:r>
          <w:lastRenderedPageBreak/>
          <w:t>Cada tabela deve ser constituída pro um certo número de Colunas, e cada coluna tem o seu próprio tipo de dados associado. Os tipos de dados numéricos mais usados no projeto estão apresentados na seguinte tabela:</w:t>
        </w:r>
      </w:ins>
    </w:p>
    <w:bookmarkEnd w:id="324"/>
    <w:p w14:paraId="2381FAF7" w14:textId="77777777" w:rsidR="004C6011" w:rsidRDefault="004C6011" w:rsidP="004C6011">
      <w:pPr>
        <w:pStyle w:val="Texto"/>
        <w:rPr>
          <w:ins w:id="328" w:author="Andre Marques" w:date="2020-07-12T15:51:00Z"/>
        </w:rPr>
      </w:pPr>
    </w:p>
    <w:tbl>
      <w:tblPr>
        <w:tblStyle w:val="TabeladeGrelha4-Destaque1"/>
        <w:tblW w:w="9639" w:type="dxa"/>
        <w:tblInd w:w="137" w:type="dxa"/>
        <w:tblLook w:val="04A0" w:firstRow="1" w:lastRow="0" w:firstColumn="1" w:lastColumn="0" w:noHBand="0" w:noVBand="1"/>
      </w:tblPr>
      <w:tblGrid>
        <w:gridCol w:w="1268"/>
        <w:gridCol w:w="1315"/>
        <w:gridCol w:w="1528"/>
        <w:gridCol w:w="1656"/>
        <w:gridCol w:w="1746"/>
        <w:gridCol w:w="2126"/>
      </w:tblGrid>
      <w:tr w:rsidR="004C6011" w14:paraId="38D1EA22" w14:textId="77777777" w:rsidTr="004C6011">
        <w:trPr>
          <w:cnfStyle w:val="100000000000" w:firstRow="1" w:lastRow="0" w:firstColumn="0" w:lastColumn="0" w:oddVBand="0" w:evenVBand="0" w:oddHBand="0" w:evenHBand="0" w:firstRowFirstColumn="0" w:firstRowLastColumn="0" w:lastRowFirstColumn="0" w:lastRowLastColumn="0"/>
          <w:ins w:id="329" w:author="Andre Marques" w:date="2020-07-12T15:51:00Z"/>
        </w:trPr>
        <w:tc>
          <w:tcPr>
            <w:cnfStyle w:val="001000000000" w:firstRow="0" w:lastRow="0" w:firstColumn="1" w:lastColumn="0" w:oddVBand="0" w:evenVBand="0" w:oddHBand="0" w:evenHBand="0" w:firstRowFirstColumn="0" w:firstRowLastColumn="0" w:lastRowFirstColumn="0" w:lastRowLastColumn="0"/>
            <w:tcW w:w="1268" w:type="dxa"/>
            <w:shd w:val="clear" w:color="auto" w:fill="365F91" w:themeFill="accent1" w:themeFillShade="BF"/>
          </w:tcPr>
          <w:p w14:paraId="4C859E69" w14:textId="77777777" w:rsidR="004C6011" w:rsidRPr="000B0C1D" w:rsidRDefault="004C6011" w:rsidP="004C6011">
            <w:pPr>
              <w:jc w:val="center"/>
              <w:rPr>
                <w:ins w:id="330" w:author="Andre Marques" w:date="2020-07-12T15:51:00Z"/>
              </w:rPr>
            </w:pPr>
            <w:bookmarkStart w:id="331" w:name="_Hlk45471365"/>
            <w:ins w:id="332" w:author="Andre Marques" w:date="2020-07-12T15:51:00Z">
              <w:r w:rsidRPr="000B0C1D">
                <w:t>Type</w:t>
              </w:r>
            </w:ins>
          </w:p>
        </w:tc>
        <w:tc>
          <w:tcPr>
            <w:tcW w:w="1315" w:type="dxa"/>
            <w:shd w:val="clear" w:color="auto" w:fill="365F91" w:themeFill="accent1" w:themeFillShade="BF"/>
          </w:tcPr>
          <w:p w14:paraId="3D1B0354" w14:textId="77777777" w:rsidR="004C6011" w:rsidRPr="000B0C1D" w:rsidRDefault="004C6011" w:rsidP="004C6011">
            <w:pPr>
              <w:jc w:val="center"/>
              <w:cnfStyle w:val="100000000000" w:firstRow="1" w:lastRow="0" w:firstColumn="0" w:lastColumn="0" w:oddVBand="0" w:evenVBand="0" w:oddHBand="0" w:evenHBand="0" w:firstRowFirstColumn="0" w:firstRowLastColumn="0" w:lastRowFirstColumn="0" w:lastRowLastColumn="0"/>
              <w:rPr>
                <w:ins w:id="333" w:author="Andre Marques" w:date="2020-07-12T15:51:00Z"/>
              </w:rPr>
            </w:pPr>
            <w:ins w:id="334" w:author="Andre Marques" w:date="2020-07-12T15:51:00Z">
              <w:r w:rsidRPr="000B0C1D">
                <w:t>Memoria</w:t>
              </w:r>
              <w:r>
                <w:t xml:space="preserve"> (bytes)</w:t>
              </w:r>
            </w:ins>
          </w:p>
        </w:tc>
        <w:tc>
          <w:tcPr>
            <w:tcW w:w="1528" w:type="dxa"/>
            <w:shd w:val="clear" w:color="auto" w:fill="365F91" w:themeFill="accent1" w:themeFillShade="BF"/>
          </w:tcPr>
          <w:p w14:paraId="505B778B" w14:textId="77777777" w:rsidR="004C6011" w:rsidRPr="000B0C1D" w:rsidRDefault="004C6011" w:rsidP="004C6011">
            <w:pPr>
              <w:jc w:val="center"/>
              <w:cnfStyle w:val="100000000000" w:firstRow="1" w:lastRow="0" w:firstColumn="0" w:lastColumn="0" w:oddVBand="0" w:evenVBand="0" w:oddHBand="0" w:evenHBand="0" w:firstRowFirstColumn="0" w:firstRowLastColumn="0" w:lastRowFirstColumn="0" w:lastRowLastColumn="0"/>
              <w:rPr>
                <w:ins w:id="335" w:author="Andre Marques" w:date="2020-07-12T15:51:00Z"/>
              </w:rPr>
            </w:pPr>
            <w:ins w:id="336" w:author="Andre Marques" w:date="2020-07-12T15:51:00Z">
              <w:r w:rsidRPr="000B0C1D">
                <w:t>Valor mínimo com sinal</w:t>
              </w:r>
            </w:ins>
          </w:p>
        </w:tc>
        <w:tc>
          <w:tcPr>
            <w:tcW w:w="1656" w:type="dxa"/>
            <w:shd w:val="clear" w:color="auto" w:fill="365F91" w:themeFill="accent1" w:themeFillShade="BF"/>
          </w:tcPr>
          <w:p w14:paraId="6005FB04" w14:textId="77777777" w:rsidR="004C6011" w:rsidRPr="000B0C1D" w:rsidRDefault="004C6011" w:rsidP="004C6011">
            <w:pPr>
              <w:jc w:val="center"/>
              <w:cnfStyle w:val="100000000000" w:firstRow="1" w:lastRow="0" w:firstColumn="0" w:lastColumn="0" w:oddVBand="0" w:evenVBand="0" w:oddHBand="0" w:evenHBand="0" w:firstRowFirstColumn="0" w:firstRowLastColumn="0" w:lastRowFirstColumn="0" w:lastRowLastColumn="0"/>
              <w:rPr>
                <w:ins w:id="337" w:author="Andre Marques" w:date="2020-07-12T15:51:00Z"/>
              </w:rPr>
            </w:pPr>
            <w:ins w:id="338" w:author="Andre Marques" w:date="2020-07-12T15:51:00Z">
              <w:r w:rsidRPr="000B0C1D">
                <w:t>Valor máximo co</w:t>
              </w:r>
              <w:r>
                <w:t>m</w:t>
              </w:r>
              <w:r w:rsidRPr="000B0C1D">
                <w:t xml:space="preserve"> sinal</w:t>
              </w:r>
            </w:ins>
          </w:p>
        </w:tc>
        <w:tc>
          <w:tcPr>
            <w:tcW w:w="1746" w:type="dxa"/>
            <w:shd w:val="clear" w:color="auto" w:fill="365F91" w:themeFill="accent1" w:themeFillShade="BF"/>
          </w:tcPr>
          <w:p w14:paraId="607BBB64" w14:textId="77777777" w:rsidR="004C6011" w:rsidRPr="000B0C1D" w:rsidRDefault="004C6011" w:rsidP="004C6011">
            <w:pPr>
              <w:jc w:val="center"/>
              <w:cnfStyle w:val="100000000000" w:firstRow="1" w:lastRow="0" w:firstColumn="0" w:lastColumn="0" w:oddVBand="0" w:evenVBand="0" w:oddHBand="0" w:evenHBand="0" w:firstRowFirstColumn="0" w:firstRowLastColumn="0" w:lastRowFirstColumn="0" w:lastRowLastColumn="0"/>
              <w:rPr>
                <w:ins w:id="339" w:author="Andre Marques" w:date="2020-07-12T15:51:00Z"/>
              </w:rPr>
            </w:pPr>
            <w:ins w:id="340" w:author="Andre Marques" w:date="2020-07-12T15:51:00Z">
              <w:r w:rsidRPr="000B0C1D">
                <w:t>Valor mínimo sem sinal</w:t>
              </w:r>
            </w:ins>
          </w:p>
        </w:tc>
        <w:tc>
          <w:tcPr>
            <w:tcW w:w="2126" w:type="dxa"/>
            <w:shd w:val="clear" w:color="auto" w:fill="365F91" w:themeFill="accent1" w:themeFillShade="BF"/>
          </w:tcPr>
          <w:p w14:paraId="05D0DD99" w14:textId="77777777" w:rsidR="004C6011" w:rsidRPr="000B0C1D" w:rsidRDefault="004C6011" w:rsidP="004C6011">
            <w:pPr>
              <w:jc w:val="center"/>
              <w:cnfStyle w:val="100000000000" w:firstRow="1" w:lastRow="0" w:firstColumn="0" w:lastColumn="0" w:oddVBand="0" w:evenVBand="0" w:oddHBand="0" w:evenHBand="0" w:firstRowFirstColumn="0" w:firstRowLastColumn="0" w:lastRowFirstColumn="0" w:lastRowLastColumn="0"/>
              <w:rPr>
                <w:ins w:id="341" w:author="Andre Marques" w:date="2020-07-12T15:51:00Z"/>
              </w:rPr>
            </w:pPr>
            <w:ins w:id="342" w:author="Andre Marques" w:date="2020-07-12T15:51:00Z">
              <w:r w:rsidRPr="000B0C1D">
                <w:t>Valor máximo se</w:t>
              </w:r>
              <w:r>
                <w:t xml:space="preserve">m </w:t>
              </w:r>
              <w:r w:rsidRPr="000B0C1D">
                <w:t>sinal</w:t>
              </w:r>
            </w:ins>
          </w:p>
        </w:tc>
      </w:tr>
      <w:tr w:rsidR="004C6011" w14:paraId="03F2AE90" w14:textId="77777777" w:rsidTr="004C6011">
        <w:trPr>
          <w:cnfStyle w:val="000000100000" w:firstRow="0" w:lastRow="0" w:firstColumn="0" w:lastColumn="0" w:oddVBand="0" w:evenVBand="0" w:oddHBand="1" w:evenHBand="0" w:firstRowFirstColumn="0" w:firstRowLastColumn="0" w:lastRowFirstColumn="0" w:lastRowLastColumn="0"/>
          <w:ins w:id="343" w:author="Andre Marques" w:date="2020-07-12T15:51:00Z"/>
        </w:trPr>
        <w:tc>
          <w:tcPr>
            <w:cnfStyle w:val="001000000000" w:firstRow="0" w:lastRow="0" w:firstColumn="1" w:lastColumn="0" w:oddVBand="0" w:evenVBand="0" w:oddHBand="0" w:evenHBand="0" w:firstRowFirstColumn="0" w:firstRowLastColumn="0" w:lastRowFirstColumn="0" w:lastRowLastColumn="0"/>
            <w:tcW w:w="1268" w:type="dxa"/>
          </w:tcPr>
          <w:p w14:paraId="680FF2FD" w14:textId="77777777" w:rsidR="004C6011" w:rsidRPr="000B0C1D" w:rsidRDefault="004C6011" w:rsidP="004C6011">
            <w:pPr>
              <w:jc w:val="center"/>
              <w:rPr>
                <w:ins w:id="344" w:author="Andre Marques" w:date="2020-07-12T15:51:00Z"/>
              </w:rPr>
            </w:pPr>
            <w:ins w:id="345" w:author="Andre Marques" w:date="2020-07-12T15:51:00Z">
              <w:r w:rsidRPr="000B0C1D">
                <w:t>tinyInt</w:t>
              </w:r>
            </w:ins>
          </w:p>
        </w:tc>
        <w:tc>
          <w:tcPr>
            <w:tcW w:w="1315" w:type="dxa"/>
          </w:tcPr>
          <w:p w14:paraId="46E9CF8B"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46" w:author="Andre Marques" w:date="2020-07-12T15:51:00Z"/>
                <w:b/>
                <w:bCs/>
              </w:rPr>
            </w:pPr>
            <w:ins w:id="347" w:author="Andre Marques" w:date="2020-07-12T15:51:00Z">
              <w:r w:rsidRPr="000B0C1D">
                <w:rPr>
                  <w:b/>
                  <w:bCs/>
                </w:rPr>
                <w:t>1</w:t>
              </w:r>
            </w:ins>
          </w:p>
        </w:tc>
        <w:tc>
          <w:tcPr>
            <w:tcW w:w="1528" w:type="dxa"/>
          </w:tcPr>
          <w:p w14:paraId="12CBD619"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48" w:author="Andre Marques" w:date="2020-07-12T15:51:00Z"/>
                <w:b/>
                <w:bCs/>
              </w:rPr>
            </w:pPr>
            <w:ins w:id="349" w:author="Andre Marques" w:date="2020-07-12T15:51:00Z">
              <w:r w:rsidRPr="000B0C1D">
                <w:rPr>
                  <w:b/>
                  <w:bCs/>
                </w:rPr>
                <w:t>-128</w:t>
              </w:r>
            </w:ins>
          </w:p>
        </w:tc>
        <w:tc>
          <w:tcPr>
            <w:tcW w:w="1656" w:type="dxa"/>
          </w:tcPr>
          <w:p w14:paraId="30E14550"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50" w:author="Andre Marques" w:date="2020-07-12T15:51:00Z"/>
                <w:b/>
                <w:bCs/>
              </w:rPr>
            </w:pPr>
            <w:ins w:id="351" w:author="Andre Marques" w:date="2020-07-12T15:51:00Z">
              <w:r w:rsidRPr="000B0C1D">
                <w:rPr>
                  <w:b/>
                  <w:bCs/>
                </w:rPr>
                <w:t>127</w:t>
              </w:r>
            </w:ins>
          </w:p>
        </w:tc>
        <w:tc>
          <w:tcPr>
            <w:tcW w:w="1746" w:type="dxa"/>
          </w:tcPr>
          <w:p w14:paraId="4D2CEBCC"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52" w:author="Andre Marques" w:date="2020-07-12T15:51:00Z"/>
                <w:b/>
                <w:bCs/>
              </w:rPr>
            </w:pPr>
            <w:ins w:id="353" w:author="Andre Marques" w:date="2020-07-12T15:51:00Z">
              <w:r w:rsidRPr="000B0C1D">
                <w:rPr>
                  <w:b/>
                  <w:bCs/>
                </w:rPr>
                <w:t>0</w:t>
              </w:r>
            </w:ins>
          </w:p>
        </w:tc>
        <w:tc>
          <w:tcPr>
            <w:tcW w:w="2126" w:type="dxa"/>
          </w:tcPr>
          <w:p w14:paraId="4F5ED3DD"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54" w:author="Andre Marques" w:date="2020-07-12T15:51:00Z"/>
                <w:b/>
                <w:bCs/>
              </w:rPr>
            </w:pPr>
            <w:ins w:id="355" w:author="Andre Marques" w:date="2020-07-12T15:51:00Z">
              <w:r w:rsidRPr="000B0C1D">
                <w:rPr>
                  <w:b/>
                  <w:bCs/>
                </w:rPr>
                <w:t>255</w:t>
              </w:r>
            </w:ins>
          </w:p>
        </w:tc>
      </w:tr>
      <w:tr w:rsidR="004C6011" w14:paraId="228F4131" w14:textId="77777777" w:rsidTr="004C6011">
        <w:trPr>
          <w:ins w:id="356" w:author="Andre Marques" w:date="2020-07-12T15:51:00Z"/>
        </w:trPr>
        <w:tc>
          <w:tcPr>
            <w:cnfStyle w:val="001000000000" w:firstRow="0" w:lastRow="0" w:firstColumn="1" w:lastColumn="0" w:oddVBand="0" w:evenVBand="0" w:oddHBand="0" w:evenHBand="0" w:firstRowFirstColumn="0" w:firstRowLastColumn="0" w:lastRowFirstColumn="0" w:lastRowLastColumn="0"/>
            <w:tcW w:w="1268" w:type="dxa"/>
          </w:tcPr>
          <w:p w14:paraId="101F85A9" w14:textId="77777777" w:rsidR="004C6011" w:rsidRPr="000B0C1D" w:rsidRDefault="004C6011" w:rsidP="004C6011">
            <w:pPr>
              <w:jc w:val="center"/>
              <w:rPr>
                <w:ins w:id="357" w:author="Andre Marques" w:date="2020-07-12T15:51:00Z"/>
              </w:rPr>
            </w:pPr>
            <w:ins w:id="358" w:author="Andre Marques" w:date="2020-07-12T15:51:00Z">
              <w:r w:rsidRPr="000B0C1D">
                <w:t>SmallInt</w:t>
              </w:r>
            </w:ins>
          </w:p>
        </w:tc>
        <w:tc>
          <w:tcPr>
            <w:tcW w:w="1315" w:type="dxa"/>
          </w:tcPr>
          <w:p w14:paraId="2457527A"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59" w:author="Andre Marques" w:date="2020-07-12T15:51:00Z"/>
                <w:b/>
                <w:bCs/>
              </w:rPr>
            </w:pPr>
            <w:ins w:id="360" w:author="Andre Marques" w:date="2020-07-12T15:51:00Z">
              <w:r w:rsidRPr="000B0C1D">
                <w:rPr>
                  <w:b/>
                  <w:bCs/>
                </w:rPr>
                <w:t>2</w:t>
              </w:r>
            </w:ins>
          </w:p>
        </w:tc>
        <w:tc>
          <w:tcPr>
            <w:tcW w:w="1528" w:type="dxa"/>
          </w:tcPr>
          <w:p w14:paraId="4503E0FF"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61" w:author="Andre Marques" w:date="2020-07-12T15:51:00Z"/>
                <w:b/>
                <w:bCs/>
              </w:rPr>
            </w:pPr>
            <w:ins w:id="362" w:author="Andre Marques" w:date="2020-07-12T15:51:00Z">
              <w:r w:rsidRPr="000B0C1D">
                <w:rPr>
                  <w:b/>
                  <w:bCs/>
                </w:rPr>
                <w:t>-32768</w:t>
              </w:r>
            </w:ins>
          </w:p>
        </w:tc>
        <w:tc>
          <w:tcPr>
            <w:tcW w:w="1656" w:type="dxa"/>
          </w:tcPr>
          <w:p w14:paraId="40DB65D6"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63" w:author="Andre Marques" w:date="2020-07-12T15:51:00Z"/>
                <w:b/>
                <w:bCs/>
              </w:rPr>
            </w:pPr>
            <w:ins w:id="364" w:author="Andre Marques" w:date="2020-07-12T15:51:00Z">
              <w:r w:rsidRPr="000B0C1D">
                <w:rPr>
                  <w:b/>
                  <w:bCs/>
                </w:rPr>
                <w:t>32767</w:t>
              </w:r>
            </w:ins>
          </w:p>
        </w:tc>
        <w:tc>
          <w:tcPr>
            <w:tcW w:w="1746" w:type="dxa"/>
          </w:tcPr>
          <w:p w14:paraId="3BDE9C5B"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65" w:author="Andre Marques" w:date="2020-07-12T15:51:00Z"/>
                <w:b/>
                <w:bCs/>
              </w:rPr>
            </w:pPr>
            <w:ins w:id="366" w:author="Andre Marques" w:date="2020-07-12T15:51:00Z">
              <w:r w:rsidRPr="000B0C1D">
                <w:rPr>
                  <w:b/>
                  <w:bCs/>
                </w:rPr>
                <w:t>0</w:t>
              </w:r>
            </w:ins>
          </w:p>
        </w:tc>
        <w:tc>
          <w:tcPr>
            <w:tcW w:w="2126" w:type="dxa"/>
          </w:tcPr>
          <w:p w14:paraId="66213230"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67" w:author="Andre Marques" w:date="2020-07-12T15:51:00Z"/>
                <w:b/>
                <w:bCs/>
              </w:rPr>
            </w:pPr>
            <w:ins w:id="368" w:author="Andre Marques" w:date="2020-07-12T15:51:00Z">
              <w:r w:rsidRPr="000B0C1D">
                <w:rPr>
                  <w:b/>
                  <w:bCs/>
                </w:rPr>
                <w:t>65535</w:t>
              </w:r>
            </w:ins>
          </w:p>
        </w:tc>
      </w:tr>
      <w:tr w:rsidR="004C6011" w14:paraId="025CDC02" w14:textId="77777777" w:rsidTr="004C6011">
        <w:trPr>
          <w:cnfStyle w:val="000000100000" w:firstRow="0" w:lastRow="0" w:firstColumn="0" w:lastColumn="0" w:oddVBand="0" w:evenVBand="0" w:oddHBand="1" w:evenHBand="0" w:firstRowFirstColumn="0" w:firstRowLastColumn="0" w:lastRowFirstColumn="0" w:lastRowLastColumn="0"/>
          <w:ins w:id="369" w:author="Andre Marques" w:date="2020-07-12T15:51:00Z"/>
        </w:trPr>
        <w:tc>
          <w:tcPr>
            <w:cnfStyle w:val="001000000000" w:firstRow="0" w:lastRow="0" w:firstColumn="1" w:lastColumn="0" w:oddVBand="0" w:evenVBand="0" w:oddHBand="0" w:evenHBand="0" w:firstRowFirstColumn="0" w:firstRowLastColumn="0" w:lastRowFirstColumn="0" w:lastRowLastColumn="0"/>
            <w:tcW w:w="1268" w:type="dxa"/>
          </w:tcPr>
          <w:p w14:paraId="6CC4C1E6" w14:textId="77777777" w:rsidR="004C6011" w:rsidRPr="000B0C1D" w:rsidRDefault="004C6011" w:rsidP="004C6011">
            <w:pPr>
              <w:jc w:val="center"/>
              <w:rPr>
                <w:ins w:id="370" w:author="Andre Marques" w:date="2020-07-12T15:51:00Z"/>
              </w:rPr>
            </w:pPr>
            <w:ins w:id="371" w:author="Andre Marques" w:date="2020-07-12T15:51:00Z">
              <w:r w:rsidRPr="000B0C1D">
                <w:t>MediumInt</w:t>
              </w:r>
            </w:ins>
          </w:p>
        </w:tc>
        <w:tc>
          <w:tcPr>
            <w:tcW w:w="1315" w:type="dxa"/>
          </w:tcPr>
          <w:p w14:paraId="534F913C"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72" w:author="Andre Marques" w:date="2020-07-12T15:51:00Z"/>
                <w:b/>
                <w:bCs/>
              </w:rPr>
            </w:pPr>
            <w:ins w:id="373" w:author="Andre Marques" w:date="2020-07-12T15:51:00Z">
              <w:r w:rsidRPr="000B0C1D">
                <w:rPr>
                  <w:b/>
                  <w:bCs/>
                </w:rPr>
                <w:t>3</w:t>
              </w:r>
            </w:ins>
          </w:p>
        </w:tc>
        <w:tc>
          <w:tcPr>
            <w:tcW w:w="1528" w:type="dxa"/>
          </w:tcPr>
          <w:p w14:paraId="2E838E3A"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74" w:author="Andre Marques" w:date="2020-07-12T15:51:00Z"/>
                <w:b/>
                <w:bCs/>
              </w:rPr>
            </w:pPr>
            <w:ins w:id="375" w:author="Andre Marques" w:date="2020-07-12T15:51:00Z">
              <w:r w:rsidRPr="000B0C1D">
                <w:rPr>
                  <w:b/>
                  <w:bCs/>
                </w:rPr>
                <w:t>-8388608</w:t>
              </w:r>
            </w:ins>
          </w:p>
        </w:tc>
        <w:tc>
          <w:tcPr>
            <w:tcW w:w="1656" w:type="dxa"/>
          </w:tcPr>
          <w:p w14:paraId="07F42256"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76" w:author="Andre Marques" w:date="2020-07-12T15:51:00Z"/>
                <w:b/>
                <w:bCs/>
              </w:rPr>
            </w:pPr>
            <w:ins w:id="377" w:author="Andre Marques" w:date="2020-07-12T15:51:00Z">
              <w:r w:rsidRPr="000B0C1D">
                <w:rPr>
                  <w:b/>
                  <w:bCs/>
                </w:rPr>
                <w:t>8388607</w:t>
              </w:r>
            </w:ins>
          </w:p>
        </w:tc>
        <w:tc>
          <w:tcPr>
            <w:tcW w:w="1746" w:type="dxa"/>
          </w:tcPr>
          <w:p w14:paraId="3BD5F9DC"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78" w:author="Andre Marques" w:date="2020-07-12T15:51:00Z"/>
                <w:b/>
                <w:bCs/>
              </w:rPr>
            </w:pPr>
            <w:ins w:id="379" w:author="Andre Marques" w:date="2020-07-12T15:51:00Z">
              <w:r w:rsidRPr="000B0C1D">
                <w:rPr>
                  <w:b/>
                  <w:bCs/>
                </w:rPr>
                <w:t>0</w:t>
              </w:r>
            </w:ins>
          </w:p>
        </w:tc>
        <w:tc>
          <w:tcPr>
            <w:tcW w:w="2126" w:type="dxa"/>
          </w:tcPr>
          <w:p w14:paraId="1ADF44BE" w14:textId="77777777" w:rsidR="004C6011" w:rsidRPr="000B0C1D" w:rsidRDefault="004C6011" w:rsidP="004C6011">
            <w:pPr>
              <w:jc w:val="center"/>
              <w:cnfStyle w:val="000000100000" w:firstRow="0" w:lastRow="0" w:firstColumn="0" w:lastColumn="0" w:oddVBand="0" w:evenVBand="0" w:oddHBand="1" w:evenHBand="0" w:firstRowFirstColumn="0" w:firstRowLastColumn="0" w:lastRowFirstColumn="0" w:lastRowLastColumn="0"/>
              <w:rPr>
                <w:ins w:id="380" w:author="Andre Marques" w:date="2020-07-12T15:51:00Z"/>
                <w:b/>
                <w:bCs/>
              </w:rPr>
            </w:pPr>
            <w:ins w:id="381" w:author="Andre Marques" w:date="2020-07-12T15:51:00Z">
              <w:r w:rsidRPr="000B0C1D">
                <w:rPr>
                  <w:b/>
                  <w:bCs/>
                </w:rPr>
                <w:t>16777215</w:t>
              </w:r>
            </w:ins>
          </w:p>
        </w:tc>
      </w:tr>
      <w:tr w:rsidR="004C6011" w14:paraId="500BD6CD" w14:textId="77777777" w:rsidTr="004C6011">
        <w:trPr>
          <w:ins w:id="382" w:author="Andre Marques" w:date="2020-07-12T15:51:00Z"/>
        </w:trPr>
        <w:tc>
          <w:tcPr>
            <w:cnfStyle w:val="001000000000" w:firstRow="0" w:lastRow="0" w:firstColumn="1" w:lastColumn="0" w:oddVBand="0" w:evenVBand="0" w:oddHBand="0" w:evenHBand="0" w:firstRowFirstColumn="0" w:firstRowLastColumn="0" w:lastRowFirstColumn="0" w:lastRowLastColumn="0"/>
            <w:tcW w:w="1268" w:type="dxa"/>
          </w:tcPr>
          <w:p w14:paraId="3F70E7EF" w14:textId="77777777" w:rsidR="004C6011" w:rsidRPr="000B0C1D" w:rsidRDefault="004C6011" w:rsidP="004C6011">
            <w:pPr>
              <w:jc w:val="center"/>
              <w:rPr>
                <w:ins w:id="383" w:author="Andre Marques" w:date="2020-07-12T15:51:00Z"/>
              </w:rPr>
            </w:pPr>
            <w:ins w:id="384" w:author="Andre Marques" w:date="2020-07-12T15:51:00Z">
              <w:r w:rsidRPr="000B0C1D">
                <w:t>INT</w:t>
              </w:r>
            </w:ins>
          </w:p>
        </w:tc>
        <w:tc>
          <w:tcPr>
            <w:tcW w:w="1315" w:type="dxa"/>
          </w:tcPr>
          <w:p w14:paraId="697E7FEF"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85" w:author="Andre Marques" w:date="2020-07-12T15:51:00Z"/>
                <w:b/>
                <w:bCs/>
              </w:rPr>
            </w:pPr>
            <w:ins w:id="386" w:author="Andre Marques" w:date="2020-07-12T15:51:00Z">
              <w:r w:rsidRPr="000B0C1D">
                <w:rPr>
                  <w:b/>
                  <w:bCs/>
                </w:rPr>
                <w:t>4</w:t>
              </w:r>
            </w:ins>
          </w:p>
        </w:tc>
        <w:tc>
          <w:tcPr>
            <w:tcW w:w="1528" w:type="dxa"/>
          </w:tcPr>
          <w:p w14:paraId="34FEE8F0"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87" w:author="Andre Marques" w:date="2020-07-12T15:51:00Z"/>
                <w:b/>
                <w:bCs/>
              </w:rPr>
            </w:pPr>
            <w:ins w:id="388" w:author="Andre Marques" w:date="2020-07-12T15:51:00Z">
              <w:r w:rsidRPr="000B0C1D">
                <w:rPr>
                  <w:b/>
                  <w:bCs/>
                </w:rPr>
                <w:t>-2147483648</w:t>
              </w:r>
            </w:ins>
          </w:p>
        </w:tc>
        <w:tc>
          <w:tcPr>
            <w:tcW w:w="1656" w:type="dxa"/>
          </w:tcPr>
          <w:p w14:paraId="323B155B"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89" w:author="Andre Marques" w:date="2020-07-12T15:51:00Z"/>
                <w:b/>
                <w:bCs/>
              </w:rPr>
            </w:pPr>
            <w:ins w:id="390" w:author="Andre Marques" w:date="2020-07-12T15:51:00Z">
              <w:r w:rsidRPr="000B0C1D">
                <w:rPr>
                  <w:b/>
                  <w:bCs/>
                </w:rPr>
                <w:t>2147483647</w:t>
              </w:r>
            </w:ins>
          </w:p>
        </w:tc>
        <w:tc>
          <w:tcPr>
            <w:tcW w:w="1746" w:type="dxa"/>
          </w:tcPr>
          <w:p w14:paraId="1FAF198E"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91" w:author="Andre Marques" w:date="2020-07-12T15:51:00Z"/>
                <w:b/>
                <w:bCs/>
              </w:rPr>
            </w:pPr>
            <w:ins w:id="392" w:author="Andre Marques" w:date="2020-07-12T15:51:00Z">
              <w:r w:rsidRPr="000B0C1D">
                <w:rPr>
                  <w:b/>
                  <w:bCs/>
                </w:rPr>
                <w:t>0</w:t>
              </w:r>
            </w:ins>
          </w:p>
        </w:tc>
        <w:tc>
          <w:tcPr>
            <w:tcW w:w="2126" w:type="dxa"/>
          </w:tcPr>
          <w:p w14:paraId="1B7419BB" w14:textId="77777777" w:rsidR="004C6011" w:rsidRPr="000B0C1D" w:rsidRDefault="004C6011" w:rsidP="004C6011">
            <w:pPr>
              <w:jc w:val="center"/>
              <w:cnfStyle w:val="000000000000" w:firstRow="0" w:lastRow="0" w:firstColumn="0" w:lastColumn="0" w:oddVBand="0" w:evenVBand="0" w:oddHBand="0" w:evenHBand="0" w:firstRowFirstColumn="0" w:firstRowLastColumn="0" w:lastRowFirstColumn="0" w:lastRowLastColumn="0"/>
              <w:rPr>
                <w:ins w:id="393" w:author="Andre Marques" w:date="2020-07-12T15:51:00Z"/>
                <w:b/>
                <w:bCs/>
              </w:rPr>
            </w:pPr>
            <w:ins w:id="394" w:author="Andre Marques" w:date="2020-07-12T15:51:00Z">
              <w:r w:rsidRPr="000B0C1D">
                <w:rPr>
                  <w:b/>
                  <w:bCs/>
                </w:rPr>
                <w:t>4294967295</w:t>
              </w:r>
            </w:ins>
          </w:p>
        </w:tc>
      </w:tr>
    </w:tbl>
    <w:bookmarkEnd w:id="331"/>
    <w:p w14:paraId="713C5554" w14:textId="77777777" w:rsidR="004C6011" w:rsidRPr="003D631D" w:rsidRDefault="004C6011" w:rsidP="004C6011">
      <w:pPr>
        <w:pStyle w:val="Texto"/>
        <w:jc w:val="center"/>
        <w:rPr>
          <w:ins w:id="395" w:author="Andre Marques" w:date="2020-07-12T15:51:00Z"/>
          <w:b/>
          <w:bCs/>
          <w:sz w:val="20"/>
        </w:rPr>
      </w:pPr>
      <w:ins w:id="396" w:author="Andre Marques" w:date="2020-07-12T15:51:00Z">
        <w:r w:rsidRPr="00711532">
          <w:rPr>
            <w:b/>
            <w:bCs/>
            <w:sz w:val="20"/>
          </w:rPr>
          <w:t xml:space="preserve">Tabela </w:t>
        </w:r>
        <w:proofErr w:type="gramStart"/>
        <w:r>
          <w:rPr>
            <w:b/>
            <w:bCs/>
            <w:sz w:val="20"/>
          </w:rPr>
          <w:t>2</w:t>
        </w:r>
        <w:r w:rsidRPr="00711532">
          <w:rPr>
            <w:b/>
            <w:bCs/>
            <w:sz w:val="20"/>
          </w:rPr>
          <w:t xml:space="preserve">  </w:t>
        </w:r>
        <w:r>
          <w:rPr>
            <w:b/>
            <w:bCs/>
            <w:sz w:val="20"/>
          </w:rPr>
          <w:t>Tipos</w:t>
        </w:r>
        <w:proofErr w:type="gramEnd"/>
        <w:r>
          <w:rPr>
            <w:b/>
            <w:bCs/>
            <w:sz w:val="20"/>
          </w:rPr>
          <w:t xml:space="preserve"> de dados da base de dados</w:t>
        </w:r>
      </w:ins>
    </w:p>
    <w:p w14:paraId="32A27612" w14:textId="77777777" w:rsidR="004C6011" w:rsidRDefault="004C6011" w:rsidP="004C6011">
      <w:pPr>
        <w:pStyle w:val="Texto"/>
        <w:rPr>
          <w:ins w:id="397" w:author="Andre Marques" w:date="2020-07-12T15:51:00Z"/>
        </w:rPr>
      </w:pPr>
      <w:bookmarkStart w:id="398" w:name="_Hlk45471475"/>
      <w:ins w:id="399" w:author="Andre Marques" w:date="2020-07-12T15:51:00Z">
        <w:r w:rsidRPr="00EB222D">
          <w:t>Na tabela X, está representada a estrutura seguida pelas seis tabelas que armazenam os registos da produção dos postos de trabalho. Cada uma destas tabelas é constituída por nove colunas de permitem a correta identificação dos dados.</w:t>
        </w:r>
      </w:ins>
    </w:p>
    <w:bookmarkEnd w:id="398"/>
    <w:p w14:paraId="1D986270" w14:textId="77777777" w:rsidR="004C6011" w:rsidRDefault="004C6011" w:rsidP="004C6011">
      <w:pPr>
        <w:pStyle w:val="Texto"/>
        <w:rPr>
          <w:ins w:id="400" w:author="Andre Marques" w:date="2020-07-12T15:51:00Z"/>
        </w:rPr>
      </w:pPr>
    </w:p>
    <w:tbl>
      <w:tblPr>
        <w:tblStyle w:val="TabeladeGrelha4-Destaque1"/>
        <w:tblW w:w="0" w:type="auto"/>
        <w:jc w:val="center"/>
        <w:tblLook w:val="04A0" w:firstRow="1" w:lastRow="0" w:firstColumn="1" w:lastColumn="0" w:noHBand="0" w:noVBand="1"/>
      </w:tblPr>
      <w:tblGrid>
        <w:gridCol w:w="2405"/>
        <w:gridCol w:w="1701"/>
      </w:tblGrid>
      <w:tr w:rsidR="004C6011" w14:paraId="3340D7A0" w14:textId="77777777" w:rsidTr="004C6011">
        <w:trPr>
          <w:cnfStyle w:val="100000000000" w:firstRow="1" w:lastRow="0" w:firstColumn="0" w:lastColumn="0" w:oddVBand="0" w:evenVBand="0" w:oddHBand="0" w:evenHBand="0" w:firstRowFirstColumn="0" w:firstRowLastColumn="0" w:lastRowFirstColumn="0" w:lastRowLastColumn="0"/>
          <w:jc w:val="center"/>
          <w:ins w:id="401" w:author="Andre Marques" w:date="2020-07-12T15:51:00Z"/>
        </w:trPr>
        <w:tc>
          <w:tcPr>
            <w:cnfStyle w:val="001000000000" w:firstRow="0" w:lastRow="0" w:firstColumn="1" w:lastColumn="0" w:oddVBand="0" w:evenVBand="0" w:oddHBand="0" w:evenHBand="0" w:firstRowFirstColumn="0" w:firstRowLastColumn="0" w:lastRowFirstColumn="0" w:lastRowLastColumn="0"/>
            <w:tcW w:w="4106" w:type="dxa"/>
            <w:gridSpan w:val="2"/>
            <w:tcBorders>
              <w:top w:val="nil"/>
              <w:left w:val="nil"/>
              <w:bottom w:val="nil"/>
              <w:right w:val="nil"/>
            </w:tcBorders>
            <w:shd w:val="clear" w:color="auto" w:fill="365F91" w:themeFill="accent1" w:themeFillShade="BF"/>
          </w:tcPr>
          <w:p w14:paraId="7A052A9E" w14:textId="77777777" w:rsidR="004C6011" w:rsidRDefault="004C6011" w:rsidP="004C6011">
            <w:pPr>
              <w:jc w:val="center"/>
              <w:rPr>
                <w:ins w:id="402" w:author="Andre Marques" w:date="2020-07-12T15:51:00Z"/>
              </w:rPr>
            </w:pPr>
            <w:bookmarkStart w:id="403" w:name="_Hlk45471489"/>
            <w:ins w:id="404" w:author="Andre Marques" w:date="2020-07-12T15:51:00Z">
              <w:r>
                <w:t>Data1</w:t>
              </w:r>
            </w:ins>
          </w:p>
        </w:tc>
      </w:tr>
      <w:tr w:rsidR="004C6011" w14:paraId="1472629E" w14:textId="77777777" w:rsidTr="004C6011">
        <w:trPr>
          <w:cnfStyle w:val="000000100000" w:firstRow="0" w:lastRow="0" w:firstColumn="0" w:lastColumn="0" w:oddVBand="0" w:evenVBand="0" w:oddHBand="1" w:evenHBand="0" w:firstRowFirstColumn="0" w:firstRowLastColumn="0" w:lastRowFirstColumn="0" w:lastRowLastColumn="0"/>
          <w:trHeight w:val="384"/>
          <w:jc w:val="center"/>
          <w:ins w:id="405"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599CE213" w14:textId="77777777" w:rsidR="004C6011" w:rsidRPr="00774B83" w:rsidRDefault="004C6011" w:rsidP="004C6011">
            <w:pPr>
              <w:jc w:val="center"/>
              <w:rPr>
                <w:ins w:id="406" w:author="Andre Marques" w:date="2020-07-12T15:51:00Z"/>
                <w:color w:val="FFFFFF" w:themeColor="background1"/>
              </w:rPr>
            </w:pPr>
            <w:ins w:id="407" w:author="Andre Marques" w:date="2020-07-12T15:51:00Z">
              <w:r w:rsidRPr="00774B83">
                <w:rPr>
                  <w:color w:val="FFFFFF" w:themeColor="background1"/>
                </w:rPr>
                <w:t>Coluna</w:t>
              </w:r>
            </w:ins>
          </w:p>
        </w:tc>
        <w:tc>
          <w:tcPr>
            <w:tcW w:w="1701" w:type="dxa"/>
            <w:tcBorders>
              <w:top w:val="nil"/>
              <w:left w:val="nil"/>
              <w:bottom w:val="nil"/>
              <w:right w:val="nil"/>
            </w:tcBorders>
            <w:shd w:val="clear" w:color="auto" w:fill="365F91" w:themeFill="accent1" w:themeFillShade="BF"/>
          </w:tcPr>
          <w:p w14:paraId="7299E1A5" w14:textId="77777777" w:rsidR="004C6011" w:rsidRPr="00774B83" w:rsidRDefault="004C6011" w:rsidP="004C6011">
            <w:pPr>
              <w:cnfStyle w:val="000000100000" w:firstRow="0" w:lastRow="0" w:firstColumn="0" w:lastColumn="0" w:oddVBand="0" w:evenVBand="0" w:oddHBand="1" w:evenHBand="0" w:firstRowFirstColumn="0" w:firstRowLastColumn="0" w:lastRowFirstColumn="0" w:lastRowLastColumn="0"/>
              <w:rPr>
                <w:ins w:id="408" w:author="Andre Marques" w:date="2020-07-12T15:51:00Z"/>
                <w:b/>
                <w:bCs/>
                <w:color w:val="FFFFFF" w:themeColor="background1"/>
              </w:rPr>
            </w:pPr>
            <w:ins w:id="409" w:author="Andre Marques" w:date="2020-07-12T15:51:00Z">
              <w:r w:rsidRPr="00774B83">
                <w:rPr>
                  <w:b/>
                  <w:bCs/>
                  <w:color w:val="FFFFFF" w:themeColor="background1"/>
                </w:rPr>
                <w:t xml:space="preserve">Tipo da Variável </w:t>
              </w:r>
            </w:ins>
          </w:p>
        </w:tc>
      </w:tr>
      <w:tr w:rsidR="004C6011" w14:paraId="7F9609A7" w14:textId="77777777" w:rsidTr="004C6011">
        <w:trPr>
          <w:trHeight w:val="340"/>
          <w:jc w:val="center"/>
          <w:ins w:id="410"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033DFBA1" w14:textId="77777777" w:rsidR="004C6011" w:rsidRDefault="004C6011" w:rsidP="004C6011">
            <w:pPr>
              <w:jc w:val="center"/>
              <w:rPr>
                <w:ins w:id="411" w:author="Andre Marques" w:date="2020-07-12T15:51:00Z"/>
              </w:rPr>
            </w:pPr>
            <w:ins w:id="412" w:author="Andre Marques" w:date="2020-07-12T15:51:00Z">
              <w:r>
                <w:t>Id_turno</w:t>
              </w:r>
            </w:ins>
          </w:p>
        </w:tc>
        <w:tc>
          <w:tcPr>
            <w:tcW w:w="1701" w:type="dxa"/>
            <w:tcBorders>
              <w:top w:val="nil"/>
            </w:tcBorders>
          </w:tcPr>
          <w:p w14:paraId="7BEAF3C0" w14:textId="77777777" w:rsidR="004C6011" w:rsidRPr="00A43668" w:rsidRDefault="004C6011" w:rsidP="004C6011">
            <w:pPr>
              <w:jc w:val="center"/>
              <w:cnfStyle w:val="000000000000" w:firstRow="0" w:lastRow="0" w:firstColumn="0" w:lastColumn="0" w:oddVBand="0" w:evenVBand="0" w:oddHBand="0" w:evenHBand="0" w:firstRowFirstColumn="0" w:firstRowLastColumn="0" w:lastRowFirstColumn="0" w:lastRowLastColumn="0"/>
              <w:rPr>
                <w:ins w:id="413" w:author="Andre Marques" w:date="2020-07-12T15:51:00Z"/>
                <w:b/>
                <w:bCs/>
              </w:rPr>
            </w:pPr>
            <w:proofErr w:type="spellStart"/>
            <w:ins w:id="414" w:author="Andre Marques" w:date="2020-07-12T15:51:00Z">
              <w:r w:rsidRPr="00A43668">
                <w:rPr>
                  <w:b/>
                  <w:bCs/>
                </w:rPr>
                <w:t>Tinyint</w:t>
              </w:r>
              <w:proofErr w:type="spellEnd"/>
              <w:r>
                <w:rPr>
                  <w:b/>
                  <w:bCs/>
                </w:rPr>
                <w:t xml:space="preserve"> </w:t>
              </w:r>
              <w:r w:rsidRPr="00A43668">
                <w:rPr>
                  <w:b/>
                  <w:bCs/>
                </w:rPr>
                <w:t>(3)</w:t>
              </w:r>
            </w:ins>
          </w:p>
        </w:tc>
      </w:tr>
      <w:tr w:rsidR="004C6011" w14:paraId="58AC2FBF"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415"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39FD5B02" w14:textId="77777777" w:rsidR="004C6011" w:rsidRDefault="004C6011" w:rsidP="004C6011">
            <w:pPr>
              <w:jc w:val="center"/>
              <w:rPr>
                <w:ins w:id="416" w:author="Andre Marques" w:date="2020-07-12T15:51:00Z"/>
              </w:rPr>
            </w:pPr>
            <w:proofErr w:type="spellStart"/>
            <w:ins w:id="417" w:author="Andre Marques" w:date="2020-07-12T15:51:00Z">
              <w:r>
                <w:t>Id_bloco</w:t>
              </w:r>
              <w:proofErr w:type="spellEnd"/>
            </w:ins>
          </w:p>
        </w:tc>
        <w:tc>
          <w:tcPr>
            <w:tcW w:w="1701" w:type="dxa"/>
          </w:tcPr>
          <w:p w14:paraId="479921A2" w14:textId="77777777" w:rsidR="004C6011" w:rsidRPr="00A43668" w:rsidRDefault="004C6011" w:rsidP="004C6011">
            <w:pPr>
              <w:jc w:val="center"/>
              <w:cnfStyle w:val="000000100000" w:firstRow="0" w:lastRow="0" w:firstColumn="0" w:lastColumn="0" w:oddVBand="0" w:evenVBand="0" w:oddHBand="1" w:evenHBand="0" w:firstRowFirstColumn="0" w:firstRowLastColumn="0" w:lastRowFirstColumn="0" w:lastRowLastColumn="0"/>
              <w:rPr>
                <w:ins w:id="418" w:author="Andre Marques" w:date="2020-07-12T15:51:00Z"/>
                <w:b/>
                <w:bCs/>
              </w:rPr>
            </w:pPr>
            <w:proofErr w:type="spellStart"/>
            <w:ins w:id="419" w:author="Andre Marques" w:date="2020-07-12T15:51:00Z">
              <w:r w:rsidRPr="00A43668">
                <w:rPr>
                  <w:b/>
                  <w:bCs/>
                </w:rPr>
                <w:t>Tinyint</w:t>
              </w:r>
              <w:proofErr w:type="spellEnd"/>
              <w:r>
                <w:rPr>
                  <w:b/>
                  <w:bCs/>
                </w:rPr>
                <w:t xml:space="preserve"> </w:t>
              </w:r>
              <w:r w:rsidRPr="00A43668">
                <w:rPr>
                  <w:b/>
                  <w:bCs/>
                </w:rPr>
                <w:t>(3)</w:t>
              </w:r>
            </w:ins>
          </w:p>
        </w:tc>
      </w:tr>
      <w:tr w:rsidR="004C6011" w14:paraId="687698EC" w14:textId="77777777" w:rsidTr="004C6011">
        <w:trPr>
          <w:trHeight w:val="340"/>
          <w:jc w:val="center"/>
          <w:ins w:id="420"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60B0A1CE" w14:textId="77777777" w:rsidR="004C6011" w:rsidRDefault="004C6011" w:rsidP="004C6011">
            <w:pPr>
              <w:jc w:val="center"/>
              <w:rPr>
                <w:ins w:id="421" w:author="Andre Marques" w:date="2020-07-12T15:51:00Z"/>
              </w:rPr>
            </w:pPr>
            <w:proofErr w:type="spellStart"/>
            <w:ins w:id="422" w:author="Andre Marques" w:date="2020-07-12T15:51:00Z">
              <w:r>
                <w:t>Nr_peças</w:t>
              </w:r>
              <w:proofErr w:type="spellEnd"/>
              <w:r>
                <w:t xml:space="preserve"> período</w:t>
              </w:r>
            </w:ins>
          </w:p>
        </w:tc>
        <w:tc>
          <w:tcPr>
            <w:tcW w:w="1701" w:type="dxa"/>
          </w:tcPr>
          <w:p w14:paraId="733C397E" w14:textId="77777777" w:rsidR="004C6011" w:rsidRPr="00A43668" w:rsidRDefault="004C6011" w:rsidP="004C6011">
            <w:pPr>
              <w:jc w:val="center"/>
              <w:cnfStyle w:val="000000000000" w:firstRow="0" w:lastRow="0" w:firstColumn="0" w:lastColumn="0" w:oddVBand="0" w:evenVBand="0" w:oddHBand="0" w:evenHBand="0" w:firstRowFirstColumn="0" w:firstRowLastColumn="0" w:lastRowFirstColumn="0" w:lastRowLastColumn="0"/>
              <w:rPr>
                <w:ins w:id="423" w:author="Andre Marques" w:date="2020-07-12T15:51:00Z"/>
                <w:b/>
                <w:bCs/>
              </w:rPr>
            </w:pPr>
            <w:proofErr w:type="spellStart"/>
            <w:ins w:id="424" w:author="Andre Marques" w:date="2020-07-12T15:51:00Z">
              <w:r w:rsidRPr="00A43668">
                <w:rPr>
                  <w:b/>
                  <w:bCs/>
                </w:rPr>
                <w:t>Smallint</w:t>
              </w:r>
              <w:proofErr w:type="spellEnd"/>
              <w:r>
                <w:rPr>
                  <w:b/>
                  <w:bCs/>
                </w:rPr>
                <w:t xml:space="preserve"> </w:t>
              </w:r>
              <w:r w:rsidRPr="00A43668">
                <w:rPr>
                  <w:b/>
                  <w:bCs/>
                </w:rPr>
                <w:t>(5)</w:t>
              </w:r>
            </w:ins>
          </w:p>
        </w:tc>
      </w:tr>
      <w:tr w:rsidR="004C6011" w14:paraId="72860DA5"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425"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28D58335" w14:textId="77777777" w:rsidR="004C6011" w:rsidRDefault="004C6011" w:rsidP="004C6011">
            <w:pPr>
              <w:jc w:val="center"/>
              <w:rPr>
                <w:ins w:id="426" w:author="Andre Marques" w:date="2020-07-12T15:51:00Z"/>
              </w:rPr>
            </w:pPr>
            <w:proofErr w:type="spellStart"/>
            <w:ins w:id="427" w:author="Andre Marques" w:date="2020-07-12T15:51:00Z">
              <w:r>
                <w:t>Total_peças_bloco</w:t>
              </w:r>
              <w:proofErr w:type="spellEnd"/>
            </w:ins>
          </w:p>
        </w:tc>
        <w:tc>
          <w:tcPr>
            <w:tcW w:w="1701" w:type="dxa"/>
          </w:tcPr>
          <w:p w14:paraId="22174A31" w14:textId="77777777" w:rsidR="004C6011" w:rsidRPr="00A43668" w:rsidRDefault="004C6011" w:rsidP="004C6011">
            <w:pPr>
              <w:jc w:val="center"/>
              <w:cnfStyle w:val="000000100000" w:firstRow="0" w:lastRow="0" w:firstColumn="0" w:lastColumn="0" w:oddVBand="0" w:evenVBand="0" w:oddHBand="1" w:evenHBand="0" w:firstRowFirstColumn="0" w:firstRowLastColumn="0" w:lastRowFirstColumn="0" w:lastRowLastColumn="0"/>
              <w:rPr>
                <w:ins w:id="428" w:author="Andre Marques" w:date="2020-07-12T15:51:00Z"/>
                <w:b/>
                <w:bCs/>
              </w:rPr>
            </w:pPr>
            <w:proofErr w:type="spellStart"/>
            <w:ins w:id="429" w:author="Andre Marques" w:date="2020-07-12T15:51:00Z">
              <w:r w:rsidRPr="00A43668">
                <w:rPr>
                  <w:b/>
                  <w:bCs/>
                </w:rPr>
                <w:t>Smallint</w:t>
              </w:r>
              <w:proofErr w:type="spellEnd"/>
              <w:r>
                <w:rPr>
                  <w:b/>
                  <w:bCs/>
                </w:rPr>
                <w:t xml:space="preserve"> </w:t>
              </w:r>
              <w:r w:rsidRPr="00A43668">
                <w:rPr>
                  <w:b/>
                  <w:bCs/>
                </w:rPr>
                <w:t>(5)</w:t>
              </w:r>
            </w:ins>
          </w:p>
        </w:tc>
      </w:tr>
      <w:tr w:rsidR="004C6011" w14:paraId="2A7C6D53" w14:textId="77777777" w:rsidTr="004C6011">
        <w:trPr>
          <w:trHeight w:val="340"/>
          <w:jc w:val="center"/>
          <w:ins w:id="430"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1BC65699" w14:textId="77777777" w:rsidR="004C6011" w:rsidRDefault="004C6011" w:rsidP="004C6011">
            <w:pPr>
              <w:jc w:val="center"/>
              <w:rPr>
                <w:ins w:id="431" w:author="Andre Marques" w:date="2020-07-12T15:51:00Z"/>
              </w:rPr>
            </w:pPr>
            <w:ins w:id="432" w:author="Andre Marques" w:date="2020-07-12T15:51:00Z">
              <w:r>
                <w:t>Tempo_paragem_total</w:t>
              </w:r>
            </w:ins>
          </w:p>
        </w:tc>
        <w:tc>
          <w:tcPr>
            <w:tcW w:w="1701" w:type="dxa"/>
          </w:tcPr>
          <w:p w14:paraId="22F4F58A" w14:textId="77777777" w:rsidR="004C6011" w:rsidRPr="00A43668" w:rsidRDefault="004C6011" w:rsidP="004C6011">
            <w:pPr>
              <w:jc w:val="center"/>
              <w:cnfStyle w:val="000000000000" w:firstRow="0" w:lastRow="0" w:firstColumn="0" w:lastColumn="0" w:oddVBand="0" w:evenVBand="0" w:oddHBand="0" w:evenHBand="0" w:firstRowFirstColumn="0" w:firstRowLastColumn="0" w:lastRowFirstColumn="0" w:lastRowLastColumn="0"/>
              <w:rPr>
                <w:ins w:id="433" w:author="Andre Marques" w:date="2020-07-12T15:51:00Z"/>
                <w:b/>
                <w:bCs/>
              </w:rPr>
            </w:pPr>
            <w:proofErr w:type="spellStart"/>
            <w:ins w:id="434" w:author="Andre Marques" w:date="2020-07-12T15:51:00Z">
              <w:r w:rsidRPr="00A43668">
                <w:rPr>
                  <w:b/>
                  <w:bCs/>
                </w:rPr>
                <w:t>Smallint</w:t>
              </w:r>
              <w:proofErr w:type="spellEnd"/>
              <w:r>
                <w:rPr>
                  <w:b/>
                  <w:bCs/>
                </w:rPr>
                <w:t xml:space="preserve"> </w:t>
              </w:r>
              <w:r w:rsidRPr="00A43668">
                <w:rPr>
                  <w:b/>
                  <w:bCs/>
                </w:rPr>
                <w:t>(5)</w:t>
              </w:r>
            </w:ins>
          </w:p>
        </w:tc>
      </w:tr>
      <w:tr w:rsidR="004C6011" w14:paraId="45D9D5A5"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435"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027AD9DB" w14:textId="77777777" w:rsidR="004C6011" w:rsidRDefault="004C6011" w:rsidP="004C6011">
            <w:pPr>
              <w:jc w:val="center"/>
              <w:rPr>
                <w:ins w:id="436" w:author="Andre Marques" w:date="2020-07-12T15:51:00Z"/>
              </w:rPr>
            </w:pPr>
            <w:ins w:id="437" w:author="Andre Marques" w:date="2020-07-12T15:51:00Z">
              <w:r>
                <w:t>Hora _</w:t>
              </w:r>
              <w:proofErr w:type="spellStart"/>
              <w:r>
                <w:t>inico_periodo</w:t>
              </w:r>
              <w:proofErr w:type="spellEnd"/>
            </w:ins>
          </w:p>
        </w:tc>
        <w:tc>
          <w:tcPr>
            <w:tcW w:w="1701" w:type="dxa"/>
          </w:tcPr>
          <w:p w14:paraId="3E044BB9" w14:textId="77777777" w:rsidR="004C6011" w:rsidRPr="00A43668" w:rsidRDefault="004C6011" w:rsidP="004C6011">
            <w:pPr>
              <w:jc w:val="center"/>
              <w:cnfStyle w:val="000000100000" w:firstRow="0" w:lastRow="0" w:firstColumn="0" w:lastColumn="0" w:oddVBand="0" w:evenVBand="0" w:oddHBand="1" w:evenHBand="0" w:firstRowFirstColumn="0" w:firstRowLastColumn="0" w:lastRowFirstColumn="0" w:lastRowLastColumn="0"/>
              <w:rPr>
                <w:ins w:id="438" w:author="Andre Marques" w:date="2020-07-12T15:51:00Z"/>
                <w:b/>
                <w:bCs/>
              </w:rPr>
            </w:pPr>
            <w:ins w:id="439" w:author="Andre Marques" w:date="2020-07-12T15:51:00Z">
              <w:r w:rsidRPr="00A43668">
                <w:rPr>
                  <w:b/>
                  <w:bCs/>
                </w:rPr>
                <w:t>Time</w:t>
              </w:r>
            </w:ins>
          </w:p>
        </w:tc>
      </w:tr>
      <w:tr w:rsidR="004C6011" w14:paraId="6C2BBC00" w14:textId="77777777" w:rsidTr="004C6011">
        <w:trPr>
          <w:trHeight w:val="340"/>
          <w:jc w:val="center"/>
          <w:ins w:id="440"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50E5F8D3" w14:textId="77777777" w:rsidR="004C6011" w:rsidRDefault="004C6011" w:rsidP="004C6011">
            <w:pPr>
              <w:jc w:val="center"/>
              <w:rPr>
                <w:ins w:id="441" w:author="Andre Marques" w:date="2020-07-12T15:51:00Z"/>
              </w:rPr>
            </w:pPr>
            <w:proofErr w:type="spellStart"/>
            <w:ins w:id="442" w:author="Andre Marques" w:date="2020-07-12T15:51:00Z">
              <w:r>
                <w:t>Hora_primeria_peca</w:t>
              </w:r>
              <w:proofErr w:type="spellEnd"/>
            </w:ins>
          </w:p>
        </w:tc>
        <w:tc>
          <w:tcPr>
            <w:tcW w:w="1701" w:type="dxa"/>
          </w:tcPr>
          <w:p w14:paraId="2187A759" w14:textId="77777777" w:rsidR="004C6011" w:rsidRPr="00A43668" w:rsidRDefault="004C6011" w:rsidP="004C6011">
            <w:pPr>
              <w:jc w:val="center"/>
              <w:cnfStyle w:val="000000000000" w:firstRow="0" w:lastRow="0" w:firstColumn="0" w:lastColumn="0" w:oddVBand="0" w:evenVBand="0" w:oddHBand="0" w:evenHBand="0" w:firstRowFirstColumn="0" w:firstRowLastColumn="0" w:lastRowFirstColumn="0" w:lastRowLastColumn="0"/>
              <w:rPr>
                <w:ins w:id="443" w:author="Andre Marques" w:date="2020-07-12T15:51:00Z"/>
                <w:b/>
                <w:bCs/>
              </w:rPr>
            </w:pPr>
            <w:ins w:id="444" w:author="Andre Marques" w:date="2020-07-12T15:51:00Z">
              <w:r w:rsidRPr="00A43668">
                <w:rPr>
                  <w:b/>
                  <w:bCs/>
                </w:rPr>
                <w:t>time</w:t>
              </w:r>
            </w:ins>
          </w:p>
        </w:tc>
      </w:tr>
      <w:tr w:rsidR="004C6011" w14:paraId="0F8A4EDA"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445"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64D82E74" w14:textId="77777777" w:rsidR="004C6011" w:rsidRDefault="004C6011" w:rsidP="004C6011">
            <w:pPr>
              <w:jc w:val="center"/>
              <w:rPr>
                <w:ins w:id="446" w:author="Andre Marques" w:date="2020-07-12T15:51:00Z"/>
              </w:rPr>
            </w:pPr>
            <w:ins w:id="447" w:author="Andre Marques" w:date="2020-07-12T15:51:00Z">
              <w:r>
                <w:t>Hora_</w:t>
              </w:r>
              <w:proofErr w:type="gramStart"/>
              <w:r>
                <w:t>ultima</w:t>
              </w:r>
              <w:proofErr w:type="gramEnd"/>
              <w:r>
                <w:t>_peca</w:t>
              </w:r>
            </w:ins>
          </w:p>
        </w:tc>
        <w:tc>
          <w:tcPr>
            <w:tcW w:w="1701" w:type="dxa"/>
          </w:tcPr>
          <w:p w14:paraId="547B0C0E" w14:textId="77777777" w:rsidR="004C6011" w:rsidRPr="00A43668" w:rsidRDefault="004C6011" w:rsidP="004C6011">
            <w:pPr>
              <w:jc w:val="center"/>
              <w:cnfStyle w:val="000000100000" w:firstRow="0" w:lastRow="0" w:firstColumn="0" w:lastColumn="0" w:oddVBand="0" w:evenVBand="0" w:oddHBand="1" w:evenHBand="0" w:firstRowFirstColumn="0" w:firstRowLastColumn="0" w:lastRowFirstColumn="0" w:lastRowLastColumn="0"/>
              <w:rPr>
                <w:ins w:id="448" w:author="Andre Marques" w:date="2020-07-12T15:51:00Z"/>
                <w:b/>
                <w:bCs/>
              </w:rPr>
            </w:pPr>
            <w:ins w:id="449" w:author="Andre Marques" w:date="2020-07-12T15:51:00Z">
              <w:r w:rsidRPr="00A43668">
                <w:rPr>
                  <w:b/>
                  <w:bCs/>
                </w:rPr>
                <w:t>time</w:t>
              </w:r>
            </w:ins>
          </w:p>
        </w:tc>
      </w:tr>
      <w:tr w:rsidR="004C6011" w14:paraId="57949E06" w14:textId="77777777" w:rsidTr="004C6011">
        <w:trPr>
          <w:trHeight w:val="340"/>
          <w:jc w:val="center"/>
          <w:ins w:id="450"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47FFCBE6" w14:textId="77777777" w:rsidR="004C6011" w:rsidRDefault="004C6011" w:rsidP="004C6011">
            <w:pPr>
              <w:jc w:val="center"/>
              <w:rPr>
                <w:ins w:id="451" w:author="Andre Marques" w:date="2020-07-12T15:51:00Z"/>
              </w:rPr>
            </w:pPr>
            <w:ins w:id="452" w:author="Andre Marques" w:date="2020-07-12T15:51:00Z">
              <w:r>
                <w:t>Data</w:t>
              </w:r>
            </w:ins>
          </w:p>
        </w:tc>
        <w:tc>
          <w:tcPr>
            <w:tcW w:w="1701" w:type="dxa"/>
          </w:tcPr>
          <w:p w14:paraId="3B3E1411" w14:textId="77777777" w:rsidR="004C6011" w:rsidRPr="00A43668" w:rsidRDefault="004C6011" w:rsidP="004C6011">
            <w:pPr>
              <w:jc w:val="center"/>
              <w:cnfStyle w:val="000000000000" w:firstRow="0" w:lastRow="0" w:firstColumn="0" w:lastColumn="0" w:oddVBand="0" w:evenVBand="0" w:oddHBand="0" w:evenHBand="0" w:firstRowFirstColumn="0" w:firstRowLastColumn="0" w:lastRowFirstColumn="0" w:lastRowLastColumn="0"/>
              <w:rPr>
                <w:ins w:id="453" w:author="Andre Marques" w:date="2020-07-12T15:51:00Z"/>
                <w:b/>
                <w:bCs/>
              </w:rPr>
            </w:pPr>
            <w:ins w:id="454" w:author="Andre Marques" w:date="2020-07-12T15:51:00Z">
              <w:r w:rsidRPr="00A43668">
                <w:rPr>
                  <w:b/>
                  <w:bCs/>
                </w:rPr>
                <w:t>date</w:t>
              </w:r>
            </w:ins>
          </w:p>
        </w:tc>
      </w:tr>
    </w:tbl>
    <w:bookmarkEnd w:id="403"/>
    <w:p w14:paraId="7B7F41D0" w14:textId="77777777" w:rsidR="004C6011" w:rsidRPr="003D631D" w:rsidRDefault="004C6011" w:rsidP="004C6011">
      <w:pPr>
        <w:pStyle w:val="Texto"/>
        <w:jc w:val="center"/>
        <w:rPr>
          <w:ins w:id="455" w:author="Andre Marques" w:date="2020-07-12T15:51:00Z"/>
          <w:b/>
          <w:bCs/>
          <w:sz w:val="20"/>
        </w:rPr>
      </w:pPr>
      <w:ins w:id="456" w:author="Andre Marques" w:date="2020-07-12T15:51:00Z">
        <w:r w:rsidRPr="00711532">
          <w:rPr>
            <w:b/>
            <w:bCs/>
            <w:sz w:val="20"/>
          </w:rPr>
          <w:t xml:space="preserve">Tabela </w:t>
        </w:r>
        <w:proofErr w:type="gramStart"/>
        <w:r>
          <w:rPr>
            <w:b/>
            <w:bCs/>
            <w:sz w:val="20"/>
          </w:rPr>
          <w:t>3</w:t>
        </w:r>
        <w:r w:rsidRPr="00711532">
          <w:rPr>
            <w:b/>
            <w:bCs/>
            <w:sz w:val="20"/>
          </w:rPr>
          <w:t xml:space="preserve">  </w:t>
        </w:r>
        <w:r>
          <w:rPr>
            <w:b/>
            <w:bCs/>
            <w:sz w:val="20"/>
          </w:rPr>
          <w:t>Estrutura</w:t>
        </w:r>
        <w:proofErr w:type="gramEnd"/>
        <w:r>
          <w:rPr>
            <w:b/>
            <w:bCs/>
            <w:sz w:val="20"/>
          </w:rPr>
          <w:t xml:space="preserve"> tabela “</w:t>
        </w:r>
        <w:proofErr w:type="spellStart"/>
        <w:r>
          <w:rPr>
            <w:b/>
            <w:bCs/>
            <w:sz w:val="20"/>
          </w:rPr>
          <w:t>DataX</w:t>
        </w:r>
        <w:proofErr w:type="spellEnd"/>
        <w:r>
          <w:rPr>
            <w:b/>
            <w:bCs/>
            <w:sz w:val="20"/>
          </w:rPr>
          <w:t>”</w:t>
        </w:r>
      </w:ins>
    </w:p>
    <w:p w14:paraId="5C0CCF82" w14:textId="77777777" w:rsidR="004C6011" w:rsidRDefault="004C6011" w:rsidP="004C6011">
      <w:pPr>
        <w:rPr>
          <w:ins w:id="457" w:author="Andre Marques" w:date="2020-07-12T15:51:00Z"/>
        </w:rPr>
      </w:pPr>
      <w:bookmarkStart w:id="458" w:name="_Hlk45471552"/>
      <w:ins w:id="459" w:author="Andre Marques" w:date="2020-07-12T15:51:00Z">
        <w:r>
          <w:t xml:space="preserve">Descrição das colunas: </w:t>
        </w:r>
      </w:ins>
    </w:p>
    <w:p w14:paraId="72818D4F" w14:textId="77777777" w:rsidR="004C6011" w:rsidRDefault="004C6011" w:rsidP="004C6011">
      <w:pPr>
        <w:pStyle w:val="PargrafodaLista"/>
        <w:numPr>
          <w:ilvl w:val="0"/>
          <w:numId w:val="44"/>
        </w:numPr>
        <w:spacing w:before="0" w:after="160" w:line="259" w:lineRule="auto"/>
        <w:jc w:val="left"/>
        <w:rPr>
          <w:ins w:id="460" w:author="Andre Marques" w:date="2020-07-12T15:51:00Z"/>
        </w:rPr>
      </w:pPr>
      <w:ins w:id="461" w:author="Andre Marques" w:date="2020-07-12T15:51:00Z">
        <w:r>
          <w:t>Id_turno – identificação do turno, serve para identificar o registo</w:t>
        </w:r>
      </w:ins>
    </w:p>
    <w:p w14:paraId="6F16FCCB" w14:textId="77777777" w:rsidR="004C6011" w:rsidRDefault="004C6011" w:rsidP="004C6011">
      <w:pPr>
        <w:pStyle w:val="PargrafodaLista"/>
        <w:numPr>
          <w:ilvl w:val="0"/>
          <w:numId w:val="44"/>
        </w:numPr>
        <w:spacing w:before="0" w:after="160" w:line="259" w:lineRule="auto"/>
        <w:jc w:val="left"/>
        <w:rPr>
          <w:ins w:id="462" w:author="Andre Marques" w:date="2020-07-12T15:51:00Z"/>
        </w:rPr>
      </w:pPr>
      <w:ins w:id="463" w:author="Andre Marques" w:date="2020-07-12T15:51:00Z">
        <w:r>
          <w:t xml:space="preserve">Nr_peças_periodo – número de peças produzidas por período, a duração do período pode ser definida </w:t>
        </w:r>
        <w:proofErr w:type="gramStart"/>
        <w:r>
          <w:t>n</w:t>
        </w:r>
        <w:proofErr w:type="gramEnd"/>
        <w:r>
          <w:t xml:space="preserve"> tabela de controlo, neste trabalho é de 60 minutos.</w:t>
        </w:r>
      </w:ins>
    </w:p>
    <w:p w14:paraId="5FECE391" w14:textId="77777777" w:rsidR="004C6011" w:rsidRDefault="004C6011" w:rsidP="004C6011">
      <w:pPr>
        <w:pStyle w:val="PargrafodaLista"/>
        <w:numPr>
          <w:ilvl w:val="0"/>
          <w:numId w:val="44"/>
        </w:numPr>
        <w:spacing w:before="0" w:after="160" w:line="259" w:lineRule="auto"/>
        <w:jc w:val="left"/>
        <w:rPr>
          <w:ins w:id="464" w:author="Andre Marques" w:date="2020-07-12T15:51:00Z"/>
        </w:rPr>
      </w:pPr>
      <w:ins w:id="465" w:author="Andre Marques" w:date="2020-07-12T15:51:00Z">
        <w:r>
          <w:t xml:space="preserve">Total_pecas_bloco – número de peças produzidas por turno  </w:t>
        </w:r>
      </w:ins>
    </w:p>
    <w:p w14:paraId="1DE31A34" w14:textId="77777777" w:rsidR="004C6011" w:rsidRDefault="004C6011" w:rsidP="004C6011">
      <w:pPr>
        <w:pStyle w:val="PargrafodaLista"/>
        <w:numPr>
          <w:ilvl w:val="0"/>
          <w:numId w:val="44"/>
        </w:numPr>
        <w:spacing w:before="0" w:after="160" w:line="259" w:lineRule="auto"/>
        <w:jc w:val="left"/>
        <w:rPr>
          <w:ins w:id="466" w:author="Andre Marques" w:date="2020-07-12T15:51:00Z"/>
        </w:rPr>
      </w:pPr>
      <w:ins w:id="467" w:author="Andre Marques" w:date="2020-07-12T15:51:00Z">
        <w:r>
          <w:t xml:space="preserve">Tempo_paragem_total – representa o tempo total (em segundos) por período </w:t>
        </w:r>
      </w:ins>
    </w:p>
    <w:p w14:paraId="2C70FF47" w14:textId="77777777" w:rsidR="004C6011" w:rsidRDefault="004C6011" w:rsidP="004C6011">
      <w:pPr>
        <w:pStyle w:val="PargrafodaLista"/>
        <w:numPr>
          <w:ilvl w:val="0"/>
          <w:numId w:val="44"/>
        </w:numPr>
        <w:spacing w:before="0" w:after="160" w:line="259" w:lineRule="auto"/>
        <w:jc w:val="left"/>
        <w:rPr>
          <w:ins w:id="468" w:author="Andre Marques" w:date="2020-07-12T15:51:00Z"/>
        </w:rPr>
      </w:pPr>
      <w:ins w:id="469" w:author="Andre Marques" w:date="2020-07-12T15:51:00Z">
        <w:r>
          <w:lastRenderedPageBreak/>
          <w:t>Hora_</w:t>
        </w:r>
        <w:proofErr w:type="gramStart"/>
        <w:r>
          <w:t>inicio</w:t>
        </w:r>
        <w:proofErr w:type="gramEnd"/>
        <w:r>
          <w:t>_periodo – contém a hora de início do período, serve para identificar o registo</w:t>
        </w:r>
      </w:ins>
    </w:p>
    <w:p w14:paraId="05FE1E17" w14:textId="77777777" w:rsidR="004C6011" w:rsidRDefault="004C6011" w:rsidP="004C6011">
      <w:pPr>
        <w:pStyle w:val="PargrafodaLista"/>
        <w:numPr>
          <w:ilvl w:val="0"/>
          <w:numId w:val="44"/>
        </w:numPr>
        <w:spacing w:before="0" w:after="160" w:line="259" w:lineRule="auto"/>
        <w:jc w:val="left"/>
        <w:rPr>
          <w:ins w:id="470" w:author="Andre Marques" w:date="2020-07-12T15:51:00Z"/>
        </w:rPr>
      </w:pPr>
      <w:ins w:id="471" w:author="Andre Marques" w:date="2020-07-12T15:51:00Z">
        <w:r>
          <w:t>Hora_</w:t>
        </w:r>
        <w:proofErr w:type="gramStart"/>
        <w:r>
          <w:t>ultima</w:t>
        </w:r>
        <w:proofErr w:type="gramEnd"/>
        <w:r>
          <w:t>_peca - regista a hora de produção da última peça, serve para efetuar o cálculo do tempo de paragem da produção entre dois períodos diferentes</w:t>
        </w:r>
      </w:ins>
    </w:p>
    <w:p w14:paraId="00D4FCED" w14:textId="77777777" w:rsidR="004C6011" w:rsidRDefault="004C6011" w:rsidP="004C6011">
      <w:pPr>
        <w:pStyle w:val="PargrafodaLista"/>
        <w:numPr>
          <w:ilvl w:val="0"/>
          <w:numId w:val="44"/>
        </w:numPr>
        <w:spacing w:before="0" w:after="160" w:line="259" w:lineRule="auto"/>
        <w:jc w:val="left"/>
        <w:rPr>
          <w:ins w:id="472" w:author="Andre Marques" w:date="2020-07-12T15:51:00Z"/>
        </w:rPr>
      </w:pPr>
      <w:ins w:id="473" w:author="Andre Marques" w:date="2020-07-12T15:51:00Z">
        <w:r>
          <w:t>Data – contém a data do registo e serva para o identificar</w:t>
        </w:r>
      </w:ins>
    </w:p>
    <w:p w14:paraId="05F7B5CA" w14:textId="77777777" w:rsidR="004C6011" w:rsidRDefault="004C6011" w:rsidP="004C6011">
      <w:pPr>
        <w:pStyle w:val="Texto"/>
        <w:rPr>
          <w:ins w:id="474" w:author="Andre Marques" w:date="2020-07-12T15:51:00Z"/>
        </w:rPr>
      </w:pPr>
      <w:ins w:id="475" w:author="Andre Marques" w:date="2020-07-12T15:51:00Z">
        <w:r w:rsidRPr="00EB222D">
          <w:t>A tabela “Def_turnos”, tabela YY, guarda as informações relativas ao horário dos turnos de trabalho e atribui um número de identificação (id) a cada turno inserido. Cada turno contém uma hora de início e hora de fim.</w:t>
        </w:r>
      </w:ins>
    </w:p>
    <w:bookmarkEnd w:id="458"/>
    <w:p w14:paraId="0B05C7E0" w14:textId="77777777" w:rsidR="004C6011" w:rsidRDefault="004C6011" w:rsidP="004C6011">
      <w:pPr>
        <w:pStyle w:val="Texto"/>
        <w:rPr>
          <w:ins w:id="476" w:author="Andre Marques" w:date="2020-07-12T15:51:00Z"/>
        </w:rPr>
      </w:pPr>
    </w:p>
    <w:tbl>
      <w:tblPr>
        <w:tblStyle w:val="TabeladeGrelha4-Destaque1"/>
        <w:tblW w:w="0" w:type="auto"/>
        <w:jc w:val="center"/>
        <w:tblLook w:val="04A0" w:firstRow="1" w:lastRow="0" w:firstColumn="1" w:lastColumn="0" w:noHBand="0" w:noVBand="1"/>
      </w:tblPr>
      <w:tblGrid>
        <w:gridCol w:w="2405"/>
        <w:gridCol w:w="2405"/>
      </w:tblGrid>
      <w:tr w:rsidR="004C6011" w14:paraId="3DD74E53" w14:textId="77777777" w:rsidTr="004C6011">
        <w:trPr>
          <w:cnfStyle w:val="100000000000" w:firstRow="1" w:lastRow="0" w:firstColumn="0" w:lastColumn="0" w:oddVBand="0" w:evenVBand="0" w:oddHBand="0" w:evenHBand="0" w:firstRowFirstColumn="0" w:firstRowLastColumn="0" w:lastRowFirstColumn="0" w:lastRowLastColumn="0"/>
          <w:trHeight w:val="340"/>
          <w:jc w:val="center"/>
          <w:ins w:id="477" w:author="Andre Marques" w:date="2020-07-12T15:51:00Z"/>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77D191E7" w14:textId="77777777" w:rsidR="004C6011" w:rsidRDefault="004C6011" w:rsidP="004C6011">
            <w:pPr>
              <w:jc w:val="center"/>
              <w:rPr>
                <w:ins w:id="478" w:author="Andre Marques" w:date="2020-07-12T15:51:00Z"/>
              </w:rPr>
            </w:pPr>
            <w:bookmarkStart w:id="479" w:name="_Hlk45471666"/>
            <w:proofErr w:type="spellStart"/>
            <w:ins w:id="480" w:author="Andre Marques" w:date="2020-07-12T15:51:00Z">
              <w:r>
                <w:t>Def_Turnos</w:t>
              </w:r>
              <w:proofErr w:type="spellEnd"/>
            </w:ins>
          </w:p>
        </w:tc>
      </w:tr>
      <w:tr w:rsidR="004C6011" w14:paraId="1375543E" w14:textId="77777777" w:rsidTr="004C6011">
        <w:trPr>
          <w:cnfStyle w:val="000000100000" w:firstRow="0" w:lastRow="0" w:firstColumn="0" w:lastColumn="0" w:oddVBand="0" w:evenVBand="0" w:oddHBand="1" w:evenHBand="0" w:firstRowFirstColumn="0" w:firstRowLastColumn="0" w:lastRowFirstColumn="0" w:lastRowLastColumn="0"/>
          <w:trHeight w:val="369"/>
          <w:jc w:val="center"/>
          <w:ins w:id="481"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07E49881" w14:textId="77777777" w:rsidR="004C6011" w:rsidRPr="00774B83" w:rsidRDefault="004C6011" w:rsidP="004C6011">
            <w:pPr>
              <w:jc w:val="center"/>
              <w:rPr>
                <w:ins w:id="482" w:author="Andre Marques" w:date="2020-07-12T15:51:00Z"/>
                <w:color w:val="FFFFFF" w:themeColor="background1"/>
              </w:rPr>
            </w:pPr>
            <w:ins w:id="483" w:author="Andre Marques" w:date="2020-07-12T15:51:00Z">
              <w:r w:rsidRPr="00774B83">
                <w:rPr>
                  <w:color w:val="FFFFFF" w:themeColor="background1"/>
                </w:rPr>
                <w:t>Coluna</w:t>
              </w:r>
            </w:ins>
          </w:p>
        </w:tc>
        <w:tc>
          <w:tcPr>
            <w:tcW w:w="2405" w:type="dxa"/>
            <w:tcBorders>
              <w:top w:val="nil"/>
              <w:left w:val="nil"/>
              <w:bottom w:val="nil"/>
              <w:right w:val="nil"/>
            </w:tcBorders>
            <w:shd w:val="clear" w:color="auto" w:fill="365F91" w:themeFill="accent1" w:themeFillShade="BF"/>
          </w:tcPr>
          <w:p w14:paraId="67BB31E0" w14:textId="77777777" w:rsidR="004C6011" w:rsidRPr="00774B83" w:rsidRDefault="004C6011" w:rsidP="004C6011">
            <w:pPr>
              <w:jc w:val="center"/>
              <w:cnfStyle w:val="000000100000" w:firstRow="0" w:lastRow="0" w:firstColumn="0" w:lastColumn="0" w:oddVBand="0" w:evenVBand="0" w:oddHBand="1" w:evenHBand="0" w:firstRowFirstColumn="0" w:firstRowLastColumn="0" w:lastRowFirstColumn="0" w:lastRowLastColumn="0"/>
              <w:rPr>
                <w:ins w:id="484" w:author="Andre Marques" w:date="2020-07-12T15:51:00Z"/>
                <w:b/>
                <w:bCs/>
                <w:color w:val="FFFFFF" w:themeColor="background1"/>
              </w:rPr>
            </w:pPr>
            <w:ins w:id="485" w:author="Andre Marques" w:date="2020-07-12T15:51:00Z">
              <w:r w:rsidRPr="00774B83">
                <w:rPr>
                  <w:b/>
                  <w:bCs/>
                  <w:color w:val="FFFFFF" w:themeColor="background1"/>
                </w:rPr>
                <w:t>Tipo de variável</w:t>
              </w:r>
            </w:ins>
          </w:p>
        </w:tc>
      </w:tr>
      <w:tr w:rsidR="004C6011" w14:paraId="06347883" w14:textId="77777777" w:rsidTr="004C6011">
        <w:trPr>
          <w:trHeight w:val="340"/>
          <w:jc w:val="center"/>
          <w:ins w:id="486"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172D774A" w14:textId="77777777" w:rsidR="004C6011" w:rsidRDefault="004C6011" w:rsidP="004C6011">
            <w:pPr>
              <w:jc w:val="center"/>
              <w:rPr>
                <w:ins w:id="487" w:author="Andre Marques" w:date="2020-07-12T15:51:00Z"/>
              </w:rPr>
            </w:pPr>
            <w:proofErr w:type="spellStart"/>
            <w:ins w:id="488" w:author="Andre Marques" w:date="2020-07-12T15:51:00Z">
              <w:r>
                <w:t>id_turno</w:t>
              </w:r>
              <w:proofErr w:type="spellEnd"/>
            </w:ins>
          </w:p>
        </w:tc>
        <w:tc>
          <w:tcPr>
            <w:tcW w:w="2405" w:type="dxa"/>
            <w:tcBorders>
              <w:top w:val="nil"/>
            </w:tcBorders>
          </w:tcPr>
          <w:p w14:paraId="4645FE2A"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489" w:author="Andre Marques" w:date="2020-07-12T15:51:00Z"/>
                <w:b/>
                <w:bCs/>
              </w:rPr>
            </w:pPr>
            <w:proofErr w:type="spellStart"/>
            <w:ins w:id="490" w:author="Andre Marques" w:date="2020-07-12T15:51:00Z">
              <w:r w:rsidRPr="005145ED">
                <w:rPr>
                  <w:b/>
                  <w:bCs/>
                </w:rPr>
                <w:t>Tinyint</w:t>
              </w:r>
              <w:proofErr w:type="spellEnd"/>
              <w:r>
                <w:rPr>
                  <w:b/>
                  <w:bCs/>
                </w:rPr>
                <w:t xml:space="preserve"> </w:t>
              </w:r>
              <w:r w:rsidRPr="005145ED">
                <w:rPr>
                  <w:b/>
                  <w:bCs/>
                </w:rPr>
                <w:t>(3)</w:t>
              </w:r>
            </w:ins>
          </w:p>
        </w:tc>
      </w:tr>
      <w:tr w:rsidR="004C6011" w14:paraId="28D5EF63"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491"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25FFF89B" w14:textId="77777777" w:rsidR="004C6011" w:rsidRDefault="004C6011" w:rsidP="004C6011">
            <w:pPr>
              <w:jc w:val="center"/>
              <w:rPr>
                <w:ins w:id="492" w:author="Andre Marques" w:date="2020-07-12T15:51:00Z"/>
              </w:rPr>
            </w:pPr>
            <w:proofErr w:type="spellStart"/>
            <w:ins w:id="493" w:author="Andre Marques" w:date="2020-07-12T15:51:00Z">
              <w:r>
                <w:t>Hora_</w:t>
              </w:r>
              <w:proofErr w:type="gramStart"/>
              <w:r>
                <w:t>inicio</w:t>
              </w:r>
              <w:proofErr w:type="spellEnd"/>
              <w:proofErr w:type="gramEnd"/>
            </w:ins>
          </w:p>
        </w:tc>
        <w:tc>
          <w:tcPr>
            <w:tcW w:w="2405" w:type="dxa"/>
          </w:tcPr>
          <w:p w14:paraId="67F122EE" w14:textId="77777777" w:rsidR="004C6011" w:rsidRPr="005145ED" w:rsidRDefault="004C6011" w:rsidP="004C6011">
            <w:pPr>
              <w:jc w:val="center"/>
              <w:cnfStyle w:val="000000100000" w:firstRow="0" w:lastRow="0" w:firstColumn="0" w:lastColumn="0" w:oddVBand="0" w:evenVBand="0" w:oddHBand="1" w:evenHBand="0" w:firstRowFirstColumn="0" w:firstRowLastColumn="0" w:lastRowFirstColumn="0" w:lastRowLastColumn="0"/>
              <w:rPr>
                <w:ins w:id="494" w:author="Andre Marques" w:date="2020-07-12T15:51:00Z"/>
                <w:b/>
                <w:bCs/>
              </w:rPr>
            </w:pPr>
            <w:ins w:id="495" w:author="Andre Marques" w:date="2020-07-12T15:51:00Z">
              <w:r w:rsidRPr="005145ED">
                <w:rPr>
                  <w:b/>
                  <w:bCs/>
                </w:rPr>
                <w:t>Time</w:t>
              </w:r>
            </w:ins>
          </w:p>
        </w:tc>
      </w:tr>
      <w:tr w:rsidR="004C6011" w14:paraId="7D752955" w14:textId="77777777" w:rsidTr="004C6011">
        <w:trPr>
          <w:trHeight w:val="340"/>
          <w:jc w:val="center"/>
          <w:ins w:id="496"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324D6429" w14:textId="77777777" w:rsidR="004C6011" w:rsidRDefault="004C6011" w:rsidP="004C6011">
            <w:pPr>
              <w:jc w:val="center"/>
              <w:rPr>
                <w:ins w:id="497" w:author="Andre Marques" w:date="2020-07-12T15:51:00Z"/>
              </w:rPr>
            </w:pPr>
            <w:proofErr w:type="spellStart"/>
            <w:ins w:id="498" w:author="Andre Marques" w:date="2020-07-12T15:51:00Z">
              <w:r>
                <w:t>Hora_fim</w:t>
              </w:r>
              <w:proofErr w:type="spellEnd"/>
            </w:ins>
          </w:p>
        </w:tc>
        <w:tc>
          <w:tcPr>
            <w:tcW w:w="2405" w:type="dxa"/>
          </w:tcPr>
          <w:p w14:paraId="5E083F67"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499" w:author="Andre Marques" w:date="2020-07-12T15:51:00Z"/>
                <w:b/>
                <w:bCs/>
              </w:rPr>
            </w:pPr>
            <w:ins w:id="500" w:author="Andre Marques" w:date="2020-07-12T15:51:00Z">
              <w:r w:rsidRPr="005145ED">
                <w:rPr>
                  <w:b/>
                  <w:bCs/>
                </w:rPr>
                <w:t>time</w:t>
              </w:r>
            </w:ins>
          </w:p>
        </w:tc>
      </w:tr>
    </w:tbl>
    <w:bookmarkEnd w:id="479"/>
    <w:p w14:paraId="12BF96B2" w14:textId="77777777" w:rsidR="004C6011" w:rsidRPr="003D631D" w:rsidRDefault="004C6011" w:rsidP="004C6011">
      <w:pPr>
        <w:pStyle w:val="Texto"/>
        <w:jc w:val="center"/>
        <w:rPr>
          <w:ins w:id="501" w:author="Andre Marques" w:date="2020-07-12T15:51:00Z"/>
          <w:b/>
          <w:bCs/>
          <w:sz w:val="20"/>
        </w:rPr>
      </w:pPr>
      <w:ins w:id="502" w:author="Andre Marques" w:date="2020-07-12T15:51:00Z">
        <w:r w:rsidRPr="00711532">
          <w:rPr>
            <w:b/>
            <w:bCs/>
            <w:sz w:val="20"/>
          </w:rPr>
          <w:t xml:space="preserve">Tabela </w:t>
        </w:r>
        <w:proofErr w:type="gramStart"/>
        <w:r>
          <w:rPr>
            <w:b/>
            <w:bCs/>
            <w:sz w:val="20"/>
          </w:rPr>
          <w:t>4</w:t>
        </w:r>
        <w:r w:rsidRPr="00711532">
          <w:rPr>
            <w:b/>
            <w:bCs/>
            <w:sz w:val="20"/>
          </w:rPr>
          <w:t xml:space="preserve">  </w:t>
        </w:r>
        <w:r>
          <w:rPr>
            <w:b/>
            <w:bCs/>
            <w:sz w:val="20"/>
          </w:rPr>
          <w:t>Estrutura</w:t>
        </w:r>
        <w:proofErr w:type="gramEnd"/>
        <w:r>
          <w:rPr>
            <w:b/>
            <w:bCs/>
            <w:sz w:val="20"/>
          </w:rPr>
          <w:t xml:space="preserve"> tabela “</w:t>
        </w:r>
        <w:proofErr w:type="spellStart"/>
        <w:r>
          <w:rPr>
            <w:b/>
            <w:bCs/>
            <w:sz w:val="20"/>
          </w:rPr>
          <w:t>Def_Turnos</w:t>
        </w:r>
        <w:proofErr w:type="spellEnd"/>
        <w:r>
          <w:rPr>
            <w:b/>
            <w:bCs/>
            <w:sz w:val="20"/>
          </w:rPr>
          <w:t>”</w:t>
        </w:r>
      </w:ins>
    </w:p>
    <w:p w14:paraId="5B04E508" w14:textId="77777777" w:rsidR="004C6011" w:rsidRDefault="004C6011" w:rsidP="004C6011">
      <w:pPr>
        <w:rPr>
          <w:ins w:id="503" w:author="Andre Marques" w:date="2020-07-12T15:51:00Z"/>
        </w:rPr>
      </w:pPr>
    </w:p>
    <w:p w14:paraId="65D350DA" w14:textId="77777777" w:rsidR="004C6011" w:rsidRDefault="004C6011" w:rsidP="004C6011">
      <w:pPr>
        <w:rPr>
          <w:ins w:id="504" w:author="Andre Marques" w:date="2020-07-12T15:51:00Z"/>
        </w:rPr>
      </w:pPr>
      <w:bookmarkStart w:id="505" w:name="_Hlk45472291"/>
      <w:ins w:id="506" w:author="Andre Marques" w:date="2020-07-12T15:51:00Z">
        <w:r>
          <w:t>Na tabela ZZ está representada a constituição da tabela de controlo. O controlo serve para: identificar o tempo de cada período; a duração de cada bloco; o tempo de paragem de referência por período e por turno; e a referência do número de peças produzidas por período.</w:t>
        </w:r>
      </w:ins>
    </w:p>
    <w:bookmarkEnd w:id="505"/>
    <w:p w14:paraId="76D19914" w14:textId="77777777" w:rsidR="004C6011" w:rsidRDefault="004C6011" w:rsidP="004C6011">
      <w:pPr>
        <w:rPr>
          <w:ins w:id="507" w:author="Andre Marques" w:date="2020-07-12T15:51:00Z"/>
        </w:rPr>
      </w:pPr>
    </w:p>
    <w:tbl>
      <w:tblPr>
        <w:tblStyle w:val="TabeladeGrelha4-Destaque1"/>
        <w:tblW w:w="0" w:type="auto"/>
        <w:jc w:val="center"/>
        <w:tblLook w:val="04A0" w:firstRow="1" w:lastRow="0" w:firstColumn="1" w:lastColumn="0" w:noHBand="0" w:noVBand="1"/>
      </w:tblPr>
      <w:tblGrid>
        <w:gridCol w:w="2830"/>
        <w:gridCol w:w="1985"/>
      </w:tblGrid>
      <w:tr w:rsidR="004C6011" w14:paraId="7CFB8C08" w14:textId="77777777" w:rsidTr="004C6011">
        <w:trPr>
          <w:cnfStyle w:val="100000000000" w:firstRow="1" w:lastRow="0" w:firstColumn="0" w:lastColumn="0" w:oddVBand="0" w:evenVBand="0" w:oddHBand="0" w:evenHBand="0" w:firstRowFirstColumn="0" w:firstRowLastColumn="0" w:lastRowFirstColumn="0" w:lastRowLastColumn="0"/>
          <w:jc w:val="center"/>
          <w:ins w:id="508" w:author="Andre Marques" w:date="2020-07-12T15:51:00Z"/>
        </w:trPr>
        <w:tc>
          <w:tcPr>
            <w:cnfStyle w:val="001000000000" w:firstRow="0" w:lastRow="0" w:firstColumn="1" w:lastColumn="0" w:oddVBand="0" w:evenVBand="0" w:oddHBand="0" w:evenHBand="0" w:firstRowFirstColumn="0" w:firstRowLastColumn="0" w:lastRowFirstColumn="0" w:lastRowLastColumn="0"/>
            <w:tcW w:w="4815" w:type="dxa"/>
            <w:gridSpan w:val="2"/>
            <w:tcBorders>
              <w:top w:val="nil"/>
              <w:left w:val="nil"/>
              <w:bottom w:val="nil"/>
              <w:right w:val="nil"/>
            </w:tcBorders>
            <w:shd w:val="clear" w:color="auto" w:fill="365F91" w:themeFill="accent1" w:themeFillShade="BF"/>
          </w:tcPr>
          <w:p w14:paraId="61EA84F5" w14:textId="77777777" w:rsidR="004C6011" w:rsidRDefault="004C6011" w:rsidP="004C6011">
            <w:pPr>
              <w:jc w:val="center"/>
              <w:rPr>
                <w:ins w:id="509" w:author="Andre Marques" w:date="2020-07-12T15:51:00Z"/>
              </w:rPr>
            </w:pPr>
            <w:bookmarkStart w:id="510" w:name="_Hlk45472315"/>
            <w:ins w:id="511" w:author="Andre Marques" w:date="2020-07-12T15:51:00Z">
              <w:r>
                <w:t>Controlo</w:t>
              </w:r>
            </w:ins>
          </w:p>
        </w:tc>
      </w:tr>
      <w:tr w:rsidR="004C6011" w14:paraId="218B6707" w14:textId="77777777" w:rsidTr="004C6011">
        <w:trPr>
          <w:cnfStyle w:val="000000100000" w:firstRow="0" w:lastRow="0" w:firstColumn="0" w:lastColumn="0" w:oddVBand="0" w:evenVBand="0" w:oddHBand="1" w:evenHBand="0" w:firstRowFirstColumn="0" w:firstRowLastColumn="0" w:lastRowFirstColumn="0" w:lastRowLastColumn="0"/>
          <w:trHeight w:val="388"/>
          <w:jc w:val="center"/>
          <w:ins w:id="512"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nil"/>
            </w:tcBorders>
            <w:shd w:val="clear" w:color="auto" w:fill="365F91" w:themeFill="accent1" w:themeFillShade="BF"/>
          </w:tcPr>
          <w:p w14:paraId="593817B9" w14:textId="77777777" w:rsidR="004C6011" w:rsidRPr="00774B83" w:rsidRDefault="004C6011" w:rsidP="004C6011">
            <w:pPr>
              <w:jc w:val="center"/>
              <w:rPr>
                <w:ins w:id="513" w:author="Andre Marques" w:date="2020-07-12T15:51:00Z"/>
                <w:color w:val="FFFFFF" w:themeColor="background1"/>
              </w:rPr>
            </w:pPr>
            <w:ins w:id="514" w:author="Andre Marques" w:date="2020-07-12T15:51:00Z">
              <w:r w:rsidRPr="00774B83">
                <w:rPr>
                  <w:color w:val="FFFFFF" w:themeColor="background1"/>
                </w:rPr>
                <w:t>coluna</w:t>
              </w:r>
            </w:ins>
          </w:p>
        </w:tc>
        <w:tc>
          <w:tcPr>
            <w:tcW w:w="1985" w:type="dxa"/>
            <w:tcBorders>
              <w:top w:val="nil"/>
              <w:left w:val="nil"/>
              <w:bottom w:val="nil"/>
              <w:right w:val="nil"/>
            </w:tcBorders>
            <w:shd w:val="clear" w:color="auto" w:fill="365F91" w:themeFill="accent1" w:themeFillShade="BF"/>
          </w:tcPr>
          <w:p w14:paraId="57F3081F" w14:textId="77777777" w:rsidR="004C6011" w:rsidRPr="00774B83" w:rsidRDefault="004C6011" w:rsidP="004C6011">
            <w:pPr>
              <w:jc w:val="center"/>
              <w:cnfStyle w:val="000000100000" w:firstRow="0" w:lastRow="0" w:firstColumn="0" w:lastColumn="0" w:oddVBand="0" w:evenVBand="0" w:oddHBand="1" w:evenHBand="0" w:firstRowFirstColumn="0" w:firstRowLastColumn="0" w:lastRowFirstColumn="0" w:lastRowLastColumn="0"/>
              <w:rPr>
                <w:ins w:id="515" w:author="Andre Marques" w:date="2020-07-12T15:51:00Z"/>
                <w:b/>
                <w:bCs/>
                <w:color w:val="FFFFFF" w:themeColor="background1"/>
              </w:rPr>
            </w:pPr>
            <w:ins w:id="516" w:author="Andre Marques" w:date="2020-07-12T15:51:00Z">
              <w:r w:rsidRPr="00774B83">
                <w:rPr>
                  <w:b/>
                  <w:bCs/>
                  <w:color w:val="FFFFFF" w:themeColor="background1"/>
                </w:rPr>
                <w:t>Tipo de variável</w:t>
              </w:r>
            </w:ins>
          </w:p>
        </w:tc>
      </w:tr>
      <w:tr w:rsidR="004C6011" w14:paraId="15943EE8" w14:textId="77777777" w:rsidTr="004C6011">
        <w:trPr>
          <w:trHeight w:val="340"/>
          <w:jc w:val="center"/>
          <w:ins w:id="517"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Borders>
              <w:top w:val="nil"/>
            </w:tcBorders>
          </w:tcPr>
          <w:p w14:paraId="7BFC423E" w14:textId="77777777" w:rsidR="004C6011" w:rsidRDefault="004C6011" w:rsidP="004C6011">
            <w:pPr>
              <w:jc w:val="center"/>
              <w:rPr>
                <w:ins w:id="518" w:author="Andre Marques" w:date="2020-07-12T15:51:00Z"/>
              </w:rPr>
            </w:pPr>
            <w:proofErr w:type="spellStart"/>
            <w:ins w:id="519" w:author="Andre Marques" w:date="2020-07-12T15:51:00Z">
              <w:r>
                <w:t>Data_info</w:t>
              </w:r>
              <w:proofErr w:type="spellEnd"/>
            </w:ins>
          </w:p>
        </w:tc>
        <w:tc>
          <w:tcPr>
            <w:tcW w:w="1985" w:type="dxa"/>
            <w:tcBorders>
              <w:top w:val="nil"/>
            </w:tcBorders>
          </w:tcPr>
          <w:p w14:paraId="17864866"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520" w:author="Andre Marques" w:date="2020-07-12T15:51:00Z"/>
                <w:b/>
                <w:bCs/>
              </w:rPr>
            </w:pPr>
            <w:ins w:id="521" w:author="Andre Marques" w:date="2020-07-12T15:51:00Z">
              <w:r w:rsidRPr="005145ED">
                <w:rPr>
                  <w:b/>
                  <w:bCs/>
                </w:rPr>
                <w:t>Varchar (25)</w:t>
              </w:r>
            </w:ins>
          </w:p>
        </w:tc>
      </w:tr>
      <w:tr w:rsidR="004C6011" w14:paraId="03A279B6"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522"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Pr>
          <w:p w14:paraId="733E198D" w14:textId="77777777" w:rsidR="004C6011" w:rsidRDefault="004C6011" w:rsidP="004C6011">
            <w:pPr>
              <w:jc w:val="center"/>
              <w:rPr>
                <w:ins w:id="523" w:author="Andre Marques" w:date="2020-07-12T15:51:00Z"/>
              </w:rPr>
            </w:pPr>
            <w:proofErr w:type="spellStart"/>
            <w:ins w:id="524" w:author="Andre Marques" w:date="2020-07-12T15:51:00Z">
              <w:r>
                <w:t>duracao_periodo</w:t>
              </w:r>
              <w:proofErr w:type="spellEnd"/>
            </w:ins>
          </w:p>
        </w:tc>
        <w:tc>
          <w:tcPr>
            <w:tcW w:w="1985" w:type="dxa"/>
          </w:tcPr>
          <w:p w14:paraId="30673D2B" w14:textId="77777777" w:rsidR="004C6011" w:rsidRPr="005145ED" w:rsidRDefault="004C6011" w:rsidP="004C6011">
            <w:pPr>
              <w:jc w:val="center"/>
              <w:cnfStyle w:val="000000100000" w:firstRow="0" w:lastRow="0" w:firstColumn="0" w:lastColumn="0" w:oddVBand="0" w:evenVBand="0" w:oddHBand="1" w:evenHBand="0" w:firstRowFirstColumn="0" w:firstRowLastColumn="0" w:lastRowFirstColumn="0" w:lastRowLastColumn="0"/>
              <w:rPr>
                <w:ins w:id="525" w:author="Andre Marques" w:date="2020-07-12T15:51:00Z"/>
                <w:b/>
                <w:bCs/>
              </w:rPr>
            </w:pPr>
            <w:proofErr w:type="spellStart"/>
            <w:ins w:id="526" w:author="Andre Marques" w:date="2020-07-12T15:51:00Z">
              <w:r w:rsidRPr="005145ED">
                <w:rPr>
                  <w:b/>
                  <w:bCs/>
                </w:rPr>
                <w:t>Smallint</w:t>
              </w:r>
              <w:proofErr w:type="spellEnd"/>
              <w:r w:rsidRPr="005145ED">
                <w:rPr>
                  <w:b/>
                  <w:bCs/>
                </w:rPr>
                <w:t xml:space="preserve"> (5)</w:t>
              </w:r>
            </w:ins>
          </w:p>
        </w:tc>
      </w:tr>
      <w:tr w:rsidR="004C6011" w14:paraId="3F75A019" w14:textId="77777777" w:rsidTr="004C6011">
        <w:trPr>
          <w:trHeight w:val="340"/>
          <w:jc w:val="center"/>
          <w:ins w:id="527"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Pr>
          <w:p w14:paraId="0B23DB7D" w14:textId="77777777" w:rsidR="004C6011" w:rsidRDefault="004C6011" w:rsidP="004C6011">
            <w:pPr>
              <w:jc w:val="center"/>
              <w:rPr>
                <w:ins w:id="528" w:author="Andre Marques" w:date="2020-07-12T15:51:00Z"/>
              </w:rPr>
            </w:pPr>
            <w:proofErr w:type="spellStart"/>
            <w:ins w:id="529" w:author="Andre Marques" w:date="2020-07-12T15:51:00Z">
              <w:r>
                <w:t>Duraçao_bloco</w:t>
              </w:r>
              <w:proofErr w:type="spellEnd"/>
            </w:ins>
          </w:p>
        </w:tc>
        <w:tc>
          <w:tcPr>
            <w:tcW w:w="1985" w:type="dxa"/>
          </w:tcPr>
          <w:p w14:paraId="79A80FDE"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530" w:author="Andre Marques" w:date="2020-07-12T15:51:00Z"/>
                <w:b/>
                <w:bCs/>
              </w:rPr>
            </w:pPr>
            <w:proofErr w:type="spellStart"/>
            <w:ins w:id="531" w:author="Andre Marques" w:date="2020-07-12T15:51:00Z">
              <w:r w:rsidRPr="005145ED">
                <w:rPr>
                  <w:b/>
                  <w:bCs/>
                </w:rPr>
                <w:t>Tinyint</w:t>
              </w:r>
              <w:proofErr w:type="spellEnd"/>
              <w:r w:rsidRPr="005145ED">
                <w:rPr>
                  <w:b/>
                  <w:bCs/>
                </w:rPr>
                <w:t xml:space="preserve"> (3)</w:t>
              </w:r>
            </w:ins>
          </w:p>
        </w:tc>
      </w:tr>
      <w:tr w:rsidR="004C6011" w14:paraId="12D7A65E"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532"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Pr>
          <w:p w14:paraId="1E8BC104" w14:textId="77777777" w:rsidR="004C6011" w:rsidRDefault="004C6011" w:rsidP="004C6011">
            <w:pPr>
              <w:jc w:val="center"/>
              <w:rPr>
                <w:ins w:id="533" w:author="Andre Marques" w:date="2020-07-12T15:51:00Z"/>
              </w:rPr>
            </w:pPr>
            <w:proofErr w:type="spellStart"/>
            <w:ins w:id="534" w:author="Andre Marques" w:date="2020-07-12T15:51:00Z">
              <w:r>
                <w:t>Ref_cont_tempo_paragem</w:t>
              </w:r>
              <w:proofErr w:type="spellEnd"/>
            </w:ins>
          </w:p>
        </w:tc>
        <w:tc>
          <w:tcPr>
            <w:tcW w:w="1985" w:type="dxa"/>
          </w:tcPr>
          <w:p w14:paraId="72787970" w14:textId="77777777" w:rsidR="004C6011" w:rsidRPr="005145ED" w:rsidRDefault="004C6011" w:rsidP="004C6011">
            <w:pPr>
              <w:jc w:val="center"/>
              <w:cnfStyle w:val="000000100000" w:firstRow="0" w:lastRow="0" w:firstColumn="0" w:lastColumn="0" w:oddVBand="0" w:evenVBand="0" w:oddHBand="1" w:evenHBand="0" w:firstRowFirstColumn="0" w:firstRowLastColumn="0" w:lastRowFirstColumn="0" w:lastRowLastColumn="0"/>
              <w:rPr>
                <w:ins w:id="535" w:author="Andre Marques" w:date="2020-07-12T15:51:00Z"/>
                <w:b/>
                <w:bCs/>
              </w:rPr>
            </w:pPr>
            <w:proofErr w:type="spellStart"/>
            <w:ins w:id="536" w:author="Andre Marques" w:date="2020-07-12T15:51:00Z">
              <w:r w:rsidRPr="005145ED">
                <w:rPr>
                  <w:b/>
                  <w:bCs/>
                </w:rPr>
                <w:t>Tinyint</w:t>
              </w:r>
              <w:proofErr w:type="spellEnd"/>
              <w:r w:rsidRPr="005145ED">
                <w:rPr>
                  <w:b/>
                  <w:bCs/>
                </w:rPr>
                <w:t xml:space="preserve"> (3)</w:t>
              </w:r>
            </w:ins>
          </w:p>
        </w:tc>
      </w:tr>
      <w:tr w:rsidR="004C6011" w14:paraId="56561B46" w14:textId="77777777" w:rsidTr="004C6011">
        <w:trPr>
          <w:trHeight w:val="340"/>
          <w:jc w:val="center"/>
          <w:ins w:id="537"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Pr>
          <w:p w14:paraId="76160E2E" w14:textId="77777777" w:rsidR="004C6011" w:rsidRDefault="004C6011" w:rsidP="004C6011">
            <w:pPr>
              <w:jc w:val="center"/>
              <w:rPr>
                <w:ins w:id="538" w:author="Andre Marques" w:date="2020-07-12T15:51:00Z"/>
              </w:rPr>
            </w:pPr>
            <w:proofErr w:type="spellStart"/>
            <w:ins w:id="539" w:author="Andre Marques" w:date="2020-07-12T15:51:00Z">
              <w:r>
                <w:t>Ref_tempo_paragem</w:t>
              </w:r>
              <w:proofErr w:type="spellEnd"/>
            </w:ins>
          </w:p>
        </w:tc>
        <w:tc>
          <w:tcPr>
            <w:tcW w:w="1985" w:type="dxa"/>
          </w:tcPr>
          <w:p w14:paraId="472AF717"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540" w:author="Andre Marques" w:date="2020-07-12T15:51:00Z"/>
                <w:b/>
                <w:bCs/>
              </w:rPr>
            </w:pPr>
            <w:proofErr w:type="spellStart"/>
            <w:ins w:id="541" w:author="Andre Marques" w:date="2020-07-12T15:51:00Z">
              <w:r w:rsidRPr="005145ED">
                <w:rPr>
                  <w:b/>
                  <w:bCs/>
                </w:rPr>
                <w:t>Tinyint</w:t>
              </w:r>
              <w:proofErr w:type="spellEnd"/>
              <w:r w:rsidRPr="005145ED">
                <w:rPr>
                  <w:b/>
                  <w:bCs/>
                </w:rPr>
                <w:t xml:space="preserve"> (3</w:t>
              </w:r>
            </w:ins>
          </w:p>
        </w:tc>
      </w:tr>
      <w:tr w:rsidR="004C6011" w14:paraId="759465EA"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542" w:author="Andre Marques" w:date="2020-07-12T15:51:00Z"/>
        </w:trPr>
        <w:tc>
          <w:tcPr>
            <w:cnfStyle w:val="001000000000" w:firstRow="0" w:lastRow="0" w:firstColumn="1" w:lastColumn="0" w:oddVBand="0" w:evenVBand="0" w:oddHBand="0" w:evenHBand="0" w:firstRowFirstColumn="0" w:firstRowLastColumn="0" w:lastRowFirstColumn="0" w:lastRowLastColumn="0"/>
            <w:tcW w:w="2830" w:type="dxa"/>
          </w:tcPr>
          <w:p w14:paraId="4061382D" w14:textId="77777777" w:rsidR="004C6011" w:rsidRDefault="004C6011" w:rsidP="004C6011">
            <w:pPr>
              <w:jc w:val="center"/>
              <w:rPr>
                <w:ins w:id="543" w:author="Andre Marques" w:date="2020-07-12T15:51:00Z"/>
              </w:rPr>
            </w:pPr>
            <w:proofErr w:type="spellStart"/>
            <w:ins w:id="544" w:author="Andre Marques" w:date="2020-07-12T15:51:00Z">
              <w:r>
                <w:t>Ref_producao_periodo</w:t>
              </w:r>
              <w:proofErr w:type="spellEnd"/>
            </w:ins>
          </w:p>
        </w:tc>
        <w:tc>
          <w:tcPr>
            <w:tcW w:w="1985" w:type="dxa"/>
          </w:tcPr>
          <w:p w14:paraId="6CB4F7D4" w14:textId="77777777" w:rsidR="004C6011" w:rsidRPr="005145ED" w:rsidRDefault="004C6011" w:rsidP="004C6011">
            <w:pPr>
              <w:jc w:val="center"/>
              <w:cnfStyle w:val="000000100000" w:firstRow="0" w:lastRow="0" w:firstColumn="0" w:lastColumn="0" w:oddVBand="0" w:evenVBand="0" w:oddHBand="1" w:evenHBand="0" w:firstRowFirstColumn="0" w:firstRowLastColumn="0" w:lastRowFirstColumn="0" w:lastRowLastColumn="0"/>
              <w:rPr>
                <w:ins w:id="545" w:author="Andre Marques" w:date="2020-07-12T15:51:00Z"/>
                <w:b/>
                <w:bCs/>
              </w:rPr>
            </w:pPr>
            <w:proofErr w:type="spellStart"/>
            <w:ins w:id="546" w:author="Andre Marques" w:date="2020-07-12T15:51:00Z">
              <w:r w:rsidRPr="005145ED">
                <w:rPr>
                  <w:b/>
                  <w:bCs/>
                </w:rPr>
                <w:t>Smallint</w:t>
              </w:r>
              <w:proofErr w:type="spellEnd"/>
              <w:r w:rsidRPr="005145ED">
                <w:rPr>
                  <w:b/>
                  <w:bCs/>
                </w:rPr>
                <w:t xml:space="preserve"> (5)</w:t>
              </w:r>
            </w:ins>
          </w:p>
        </w:tc>
      </w:tr>
    </w:tbl>
    <w:bookmarkEnd w:id="510"/>
    <w:p w14:paraId="5916C368" w14:textId="77777777" w:rsidR="004C6011" w:rsidRPr="003D631D" w:rsidRDefault="004C6011" w:rsidP="004C6011">
      <w:pPr>
        <w:pStyle w:val="Texto"/>
        <w:jc w:val="center"/>
        <w:rPr>
          <w:ins w:id="547" w:author="Andre Marques" w:date="2020-07-12T15:51:00Z"/>
          <w:b/>
          <w:bCs/>
          <w:sz w:val="20"/>
        </w:rPr>
      </w:pPr>
      <w:ins w:id="548" w:author="Andre Marques" w:date="2020-07-12T15:51:00Z">
        <w:r w:rsidRPr="00711532">
          <w:rPr>
            <w:b/>
            <w:bCs/>
            <w:sz w:val="20"/>
          </w:rPr>
          <w:t xml:space="preserve">Tabela </w:t>
        </w:r>
        <w:proofErr w:type="gramStart"/>
        <w:r>
          <w:rPr>
            <w:b/>
            <w:bCs/>
            <w:sz w:val="20"/>
          </w:rPr>
          <w:t>5</w:t>
        </w:r>
        <w:r w:rsidRPr="00711532">
          <w:rPr>
            <w:b/>
            <w:bCs/>
            <w:sz w:val="20"/>
          </w:rPr>
          <w:t xml:space="preserve">  </w:t>
        </w:r>
        <w:r>
          <w:rPr>
            <w:b/>
            <w:bCs/>
            <w:sz w:val="20"/>
          </w:rPr>
          <w:t>Estrutura</w:t>
        </w:r>
        <w:proofErr w:type="gramEnd"/>
        <w:r>
          <w:rPr>
            <w:b/>
            <w:bCs/>
            <w:sz w:val="20"/>
          </w:rPr>
          <w:t xml:space="preserve"> tabela “Controlo”</w:t>
        </w:r>
      </w:ins>
    </w:p>
    <w:p w14:paraId="5953614B" w14:textId="77777777" w:rsidR="004C6011" w:rsidRDefault="004C6011" w:rsidP="004C6011">
      <w:pPr>
        <w:rPr>
          <w:ins w:id="549" w:author="Andre Marques" w:date="2020-07-12T15:51:00Z"/>
        </w:rPr>
      </w:pPr>
    </w:p>
    <w:p w14:paraId="6EC86564" w14:textId="77777777" w:rsidR="004C6011" w:rsidRDefault="004C6011" w:rsidP="004C6011">
      <w:pPr>
        <w:rPr>
          <w:ins w:id="550" w:author="Andre Marques" w:date="2020-07-12T15:51:00Z"/>
        </w:rPr>
      </w:pPr>
      <w:bookmarkStart w:id="551" w:name="_Hlk45472377"/>
      <w:ins w:id="552" w:author="Andre Marques" w:date="2020-07-12T15:51:00Z">
        <w:r>
          <w:t>Por fim, os dados de utilizador estão armazenados na tabela “users”, que segue a estrutura da tabela KK. A coluna “id” contém a informação do número de identificação de cada utilizador, a coluna “username” guarda o nome de utilizador, e a coluna password guarda a codificação sha256 da palavra passe.</w:t>
        </w:r>
      </w:ins>
    </w:p>
    <w:bookmarkEnd w:id="551"/>
    <w:p w14:paraId="18E6A3CB" w14:textId="77777777" w:rsidR="004C6011" w:rsidRDefault="004C6011" w:rsidP="004C6011">
      <w:pPr>
        <w:pStyle w:val="Texto"/>
        <w:rPr>
          <w:ins w:id="553" w:author="Andre Marques" w:date="2020-07-12T15:51:00Z"/>
        </w:rPr>
      </w:pPr>
    </w:p>
    <w:tbl>
      <w:tblPr>
        <w:tblStyle w:val="TabeladeGrelha4-Destaque1"/>
        <w:tblW w:w="0" w:type="auto"/>
        <w:jc w:val="center"/>
        <w:tblLook w:val="04A0" w:firstRow="1" w:lastRow="0" w:firstColumn="1" w:lastColumn="0" w:noHBand="0" w:noVBand="1"/>
      </w:tblPr>
      <w:tblGrid>
        <w:gridCol w:w="2405"/>
        <w:gridCol w:w="2405"/>
      </w:tblGrid>
      <w:tr w:rsidR="004C6011" w14:paraId="51C94EBD" w14:textId="77777777" w:rsidTr="004C6011">
        <w:trPr>
          <w:cnfStyle w:val="100000000000" w:firstRow="1" w:lastRow="0" w:firstColumn="0" w:lastColumn="0" w:oddVBand="0" w:evenVBand="0" w:oddHBand="0" w:evenHBand="0" w:firstRowFirstColumn="0" w:firstRowLastColumn="0" w:lastRowFirstColumn="0" w:lastRowLastColumn="0"/>
          <w:trHeight w:val="340"/>
          <w:jc w:val="center"/>
          <w:ins w:id="554" w:author="Andre Marques" w:date="2020-07-12T15:51:00Z"/>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63265CF7" w14:textId="77777777" w:rsidR="004C6011" w:rsidRDefault="004C6011" w:rsidP="004C6011">
            <w:pPr>
              <w:jc w:val="center"/>
              <w:rPr>
                <w:ins w:id="555" w:author="Andre Marques" w:date="2020-07-12T15:51:00Z"/>
              </w:rPr>
            </w:pPr>
            <w:bookmarkStart w:id="556" w:name="_Hlk45472391"/>
            <w:ins w:id="557" w:author="Andre Marques" w:date="2020-07-12T15:51:00Z">
              <w:r>
                <w:lastRenderedPageBreak/>
                <w:t>Users</w:t>
              </w:r>
            </w:ins>
          </w:p>
        </w:tc>
      </w:tr>
      <w:tr w:rsidR="004C6011" w14:paraId="0F7D5972" w14:textId="77777777" w:rsidTr="004C6011">
        <w:trPr>
          <w:cnfStyle w:val="000000100000" w:firstRow="0" w:lastRow="0" w:firstColumn="0" w:lastColumn="0" w:oddVBand="0" w:evenVBand="0" w:oddHBand="1" w:evenHBand="0" w:firstRowFirstColumn="0" w:firstRowLastColumn="0" w:lastRowFirstColumn="0" w:lastRowLastColumn="0"/>
          <w:trHeight w:val="369"/>
          <w:jc w:val="center"/>
          <w:ins w:id="558"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32DE8ECA" w14:textId="77777777" w:rsidR="004C6011" w:rsidRPr="00774B83" w:rsidRDefault="004C6011" w:rsidP="004C6011">
            <w:pPr>
              <w:jc w:val="center"/>
              <w:rPr>
                <w:ins w:id="559" w:author="Andre Marques" w:date="2020-07-12T15:51:00Z"/>
                <w:color w:val="FFFFFF" w:themeColor="background1"/>
              </w:rPr>
            </w:pPr>
            <w:ins w:id="560" w:author="Andre Marques" w:date="2020-07-12T15:51:00Z">
              <w:r w:rsidRPr="00774B83">
                <w:rPr>
                  <w:color w:val="FFFFFF" w:themeColor="background1"/>
                </w:rPr>
                <w:t>Coluna</w:t>
              </w:r>
            </w:ins>
          </w:p>
        </w:tc>
        <w:tc>
          <w:tcPr>
            <w:tcW w:w="2405" w:type="dxa"/>
            <w:tcBorders>
              <w:top w:val="nil"/>
              <w:left w:val="nil"/>
              <w:bottom w:val="nil"/>
              <w:right w:val="nil"/>
            </w:tcBorders>
            <w:shd w:val="clear" w:color="auto" w:fill="365F91" w:themeFill="accent1" w:themeFillShade="BF"/>
          </w:tcPr>
          <w:p w14:paraId="1F18A4F7" w14:textId="77777777" w:rsidR="004C6011" w:rsidRPr="00774B83" w:rsidRDefault="004C6011" w:rsidP="004C6011">
            <w:pPr>
              <w:jc w:val="center"/>
              <w:cnfStyle w:val="000000100000" w:firstRow="0" w:lastRow="0" w:firstColumn="0" w:lastColumn="0" w:oddVBand="0" w:evenVBand="0" w:oddHBand="1" w:evenHBand="0" w:firstRowFirstColumn="0" w:firstRowLastColumn="0" w:lastRowFirstColumn="0" w:lastRowLastColumn="0"/>
              <w:rPr>
                <w:ins w:id="561" w:author="Andre Marques" w:date="2020-07-12T15:51:00Z"/>
                <w:b/>
                <w:bCs/>
                <w:color w:val="FFFFFF" w:themeColor="background1"/>
              </w:rPr>
            </w:pPr>
            <w:ins w:id="562" w:author="Andre Marques" w:date="2020-07-12T15:51:00Z">
              <w:r w:rsidRPr="00774B83">
                <w:rPr>
                  <w:b/>
                  <w:bCs/>
                  <w:color w:val="FFFFFF" w:themeColor="background1"/>
                </w:rPr>
                <w:t>Tipo de variável</w:t>
              </w:r>
            </w:ins>
          </w:p>
        </w:tc>
      </w:tr>
      <w:tr w:rsidR="004C6011" w14:paraId="71B3A229" w14:textId="77777777" w:rsidTr="004C6011">
        <w:trPr>
          <w:trHeight w:val="340"/>
          <w:jc w:val="center"/>
          <w:ins w:id="563"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56DD295A" w14:textId="77777777" w:rsidR="004C6011" w:rsidRDefault="004C6011" w:rsidP="004C6011">
            <w:pPr>
              <w:jc w:val="center"/>
              <w:rPr>
                <w:ins w:id="564" w:author="Andre Marques" w:date="2020-07-12T15:51:00Z"/>
              </w:rPr>
            </w:pPr>
            <w:ins w:id="565" w:author="Andre Marques" w:date="2020-07-12T15:51:00Z">
              <w:r>
                <w:t>id</w:t>
              </w:r>
            </w:ins>
          </w:p>
        </w:tc>
        <w:tc>
          <w:tcPr>
            <w:tcW w:w="2405" w:type="dxa"/>
            <w:tcBorders>
              <w:top w:val="nil"/>
            </w:tcBorders>
          </w:tcPr>
          <w:p w14:paraId="7D8851B6"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566" w:author="Andre Marques" w:date="2020-07-12T15:51:00Z"/>
                <w:b/>
                <w:bCs/>
              </w:rPr>
            </w:pPr>
            <w:proofErr w:type="spellStart"/>
            <w:ins w:id="567" w:author="Andre Marques" w:date="2020-07-12T15:51:00Z">
              <w:r w:rsidRPr="005145ED">
                <w:rPr>
                  <w:b/>
                  <w:bCs/>
                </w:rPr>
                <w:t>Tinyint</w:t>
              </w:r>
              <w:proofErr w:type="spellEnd"/>
              <w:r w:rsidRPr="005145ED">
                <w:rPr>
                  <w:b/>
                  <w:bCs/>
                </w:rPr>
                <w:t xml:space="preserve"> (</w:t>
              </w:r>
              <w:r>
                <w:rPr>
                  <w:b/>
                  <w:bCs/>
                </w:rPr>
                <w:t>3)</w:t>
              </w:r>
            </w:ins>
          </w:p>
        </w:tc>
      </w:tr>
      <w:tr w:rsidR="004C6011" w14:paraId="00A9C16D" w14:textId="77777777" w:rsidTr="004C6011">
        <w:trPr>
          <w:cnfStyle w:val="000000100000" w:firstRow="0" w:lastRow="0" w:firstColumn="0" w:lastColumn="0" w:oddVBand="0" w:evenVBand="0" w:oddHBand="1" w:evenHBand="0" w:firstRowFirstColumn="0" w:firstRowLastColumn="0" w:lastRowFirstColumn="0" w:lastRowLastColumn="0"/>
          <w:trHeight w:val="340"/>
          <w:jc w:val="center"/>
          <w:ins w:id="568"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1360E03B" w14:textId="77777777" w:rsidR="004C6011" w:rsidRDefault="004C6011" w:rsidP="004C6011">
            <w:pPr>
              <w:jc w:val="center"/>
              <w:rPr>
                <w:ins w:id="569" w:author="Andre Marques" w:date="2020-07-12T15:51:00Z"/>
              </w:rPr>
            </w:pPr>
            <w:ins w:id="570" w:author="Andre Marques" w:date="2020-07-12T15:51:00Z">
              <w:r>
                <w:t>username</w:t>
              </w:r>
            </w:ins>
          </w:p>
        </w:tc>
        <w:tc>
          <w:tcPr>
            <w:tcW w:w="2405" w:type="dxa"/>
          </w:tcPr>
          <w:p w14:paraId="0686E91D" w14:textId="77777777" w:rsidR="004C6011" w:rsidRPr="005145ED" w:rsidRDefault="004C6011" w:rsidP="004C6011">
            <w:pPr>
              <w:jc w:val="center"/>
              <w:cnfStyle w:val="000000100000" w:firstRow="0" w:lastRow="0" w:firstColumn="0" w:lastColumn="0" w:oddVBand="0" w:evenVBand="0" w:oddHBand="1" w:evenHBand="0" w:firstRowFirstColumn="0" w:firstRowLastColumn="0" w:lastRowFirstColumn="0" w:lastRowLastColumn="0"/>
              <w:rPr>
                <w:ins w:id="571" w:author="Andre Marques" w:date="2020-07-12T15:51:00Z"/>
                <w:b/>
                <w:bCs/>
              </w:rPr>
            </w:pPr>
            <w:ins w:id="572" w:author="Andre Marques" w:date="2020-07-12T15:51:00Z">
              <w:r>
                <w:rPr>
                  <w:b/>
                  <w:bCs/>
                </w:rPr>
                <w:t>Varchar (30)</w:t>
              </w:r>
            </w:ins>
          </w:p>
        </w:tc>
      </w:tr>
      <w:tr w:rsidR="004C6011" w14:paraId="4789B091" w14:textId="77777777" w:rsidTr="004C6011">
        <w:trPr>
          <w:trHeight w:val="340"/>
          <w:jc w:val="center"/>
          <w:ins w:id="573" w:author="Andre Marques" w:date="2020-07-12T15:51:00Z"/>
        </w:trPr>
        <w:tc>
          <w:tcPr>
            <w:cnfStyle w:val="001000000000" w:firstRow="0" w:lastRow="0" w:firstColumn="1" w:lastColumn="0" w:oddVBand="0" w:evenVBand="0" w:oddHBand="0" w:evenHBand="0" w:firstRowFirstColumn="0" w:firstRowLastColumn="0" w:lastRowFirstColumn="0" w:lastRowLastColumn="0"/>
            <w:tcW w:w="2405" w:type="dxa"/>
          </w:tcPr>
          <w:p w14:paraId="0B6E1571" w14:textId="77777777" w:rsidR="004C6011" w:rsidRDefault="004C6011" w:rsidP="004C6011">
            <w:pPr>
              <w:jc w:val="center"/>
              <w:rPr>
                <w:ins w:id="574" w:author="Andre Marques" w:date="2020-07-12T15:51:00Z"/>
              </w:rPr>
            </w:pPr>
            <w:ins w:id="575" w:author="Andre Marques" w:date="2020-07-12T15:51:00Z">
              <w:r>
                <w:t>password</w:t>
              </w:r>
            </w:ins>
          </w:p>
        </w:tc>
        <w:tc>
          <w:tcPr>
            <w:tcW w:w="2405" w:type="dxa"/>
          </w:tcPr>
          <w:p w14:paraId="1939554A" w14:textId="77777777" w:rsidR="004C6011" w:rsidRPr="005145ED" w:rsidRDefault="004C6011" w:rsidP="004C6011">
            <w:pPr>
              <w:jc w:val="center"/>
              <w:cnfStyle w:val="000000000000" w:firstRow="0" w:lastRow="0" w:firstColumn="0" w:lastColumn="0" w:oddVBand="0" w:evenVBand="0" w:oddHBand="0" w:evenHBand="0" w:firstRowFirstColumn="0" w:firstRowLastColumn="0" w:lastRowFirstColumn="0" w:lastRowLastColumn="0"/>
              <w:rPr>
                <w:ins w:id="576" w:author="Andre Marques" w:date="2020-07-12T15:51:00Z"/>
                <w:b/>
                <w:bCs/>
              </w:rPr>
            </w:pPr>
            <w:ins w:id="577" w:author="Andre Marques" w:date="2020-07-12T15:51:00Z">
              <w:r>
                <w:rPr>
                  <w:b/>
                  <w:bCs/>
                </w:rPr>
                <w:t>Varchar (100)</w:t>
              </w:r>
            </w:ins>
          </w:p>
        </w:tc>
      </w:tr>
    </w:tbl>
    <w:bookmarkEnd w:id="556"/>
    <w:p w14:paraId="0847811C" w14:textId="77777777" w:rsidR="004C6011" w:rsidRPr="003D631D" w:rsidRDefault="004C6011" w:rsidP="004C6011">
      <w:pPr>
        <w:pStyle w:val="Texto"/>
        <w:jc w:val="center"/>
        <w:rPr>
          <w:ins w:id="578" w:author="Andre Marques" w:date="2020-07-12T15:51:00Z"/>
          <w:b/>
          <w:bCs/>
          <w:sz w:val="20"/>
        </w:rPr>
      </w:pPr>
      <w:ins w:id="579" w:author="Andre Marques" w:date="2020-07-12T15:51:00Z">
        <w:r w:rsidRPr="00711532">
          <w:rPr>
            <w:b/>
            <w:bCs/>
            <w:sz w:val="20"/>
          </w:rPr>
          <w:t xml:space="preserve">Tabela </w:t>
        </w:r>
        <w:proofErr w:type="gramStart"/>
        <w:r>
          <w:rPr>
            <w:b/>
            <w:bCs/>
            <w:sz w:val="20"/>
          </w:rPr>
          <w:t>6</w:t>
        </w:r>
        <w:r w:rsidRPr="00711532">
          <w:rPr>
            <w:b/>
            <w:bCs/>
            <w:sz w:val="20"/>
          </w:rPr>
          <w:t xml:space="preserve">  </w:t>
        </w:r>
        <w:r>
          <w:rPr>
            <w:b/>
            <w:bCs/>
            <w:sz w:val="20"/>
          </w:rPr>
          <w:t>Estrutura</w:t>
        </w:r>
        <w:proofErr w:type="gramEnd"/>
        <w:r>
          <w:rPr>
            <w:b/>
            <w:bCs/>
            <w:sz w:val="20"/>
          </w:rPr>
          <w:t xml:space="preserve"> tabela “Users”</w:t>
        </w:r>
      </w:ins>
    </w:p>
    <w:p w14:paraId="3A78083F" w14:textId="77777777" w:rsidR="004C6011" w:rsidRPr="008837DE" w:rsidRDefault="004C6011" w:rsidP="00EB3CA8">
      <w:pPr>
        <w:pStyle w:val="Texto"/>
        <w:rPr>
          <w:ins w:id="580" w:author="Carlos Campos" w:date="2020-07-10T12:07:00Z"/>
          <w:highlight w:val="yellow"/>
          <w:rPrChange w:id="581" w:author="Carlos Campos" w:date="2020-07-10T12:08:00Z">
            <w:rPr>
              <w:ins w:id="582" w:author="Carlos Campos" w:date="2020-07-10T12:07:00Z"/>
            </w:rPr>
          </w:rPrChange>
        </w:rPr>
      </w:pPr>
    </w:p>
    <w:p w14:paraId="08158CAC" w14:textId="1BA1C4F7" w:rsidR="008837DE" w:rsidRPr="00EB3CA8" w:rsidDel="004C6011" w:rsidRDefault="008837DE">
      <w:pPr>
        <w:pStyle w:val="Texto"/>
        <w:ind w:left="284"/>
        <w:rPr>
          <w:del w:id="583" w:author="Andre Marques" w:date="2020-07-12T15:51:00Z"/>
        </w:rPr>
        <w:pPrChange w:id="584" w:author="Andre Marques" w:date="2020-07-12T16:56:00Z">
          <w:pPr>
            <w:pStyle w:val="Texto"/>
          </w:pPr>
        </w:pPrChange>
      </w:pPr>
      <w:ins w:id="585" w:author="Carlos Campos" w:date="2020-07-10T12:07:00Z">
        <w:del w:id="586" w:author="Andre Marques" w:date="2020-07-12T15:51:00Z">
          <w:r w:rsidRPr="008837DE" w:rsidDel="004C6011">
            <w:rPr>
              <w:highlight w:val="yellow"/>
              <w:rPrChange w:id="587" w:author="Carlos Campos" w:date="2020-07-10T12:08:00Z">
                <w:rPr/>
              </w:rPrChange>
            </w:rPr>
            <w:delText>Falta a estrutura da base de dados, apresentaç</w:delText>
          </w:r>
        </w:del>
      </w:ins>
      <w:ins w:id="588" w:author="Carlos Campos" w:date="2020-07-10T12:08:00Z">
        <w:del w:id="589" w:author="Andre Marques" w:date="2020-07-12T15:51:00Z">
          <w:r w:rsidRPr="008837DE" w:rsidDel="004C6011">
            <w:rPr>
              <w:highlight w:val="yellow"/>
              <w:rPrChange w:id="590" w:author="Carlos Campos" w:date="2020-07-10T12:08:00Z">
                <w:rPr/>
              </w:rPrChange>
            </w:rPr>
            <w:delText>ão das tabelas, descrição da funcionalidade de cada tabela….</w:delText>
          </w:r>
        </w:del>
      </w:ins>
    </w:p>
    <w:p w14:paraId="2AAD0412" w14:textId="27D16478" w:rsidR="00EB3CA8" w:rsidRPr="00EB3CA8" w:rsidRDefault="00AA5AC0">
      <w:pPr>
        <w:pStyle w:val="Texto"/>
        <w:numPr>
          <w:ilvl w:val="0"/>
          <w:numId w:val="45"/>
        </w:numPr>
        <w:pPrChange w:id="591" w:author="Andre Marques" w:date="2020-07-12T16:56:00Z">
          <w:pPr>
            <w:pStyle w:val="Texto"/>
            <w:numPr>
              <w:numId w:val="24"/>
            </w:numPr>
            <w:ind w:left="360" w:hanging="360"/>
          </w:pPr>
        </w:pPrChange>
      </w:pPr>
      <w:ins w:id="592" w:author="Andre Marques" w:date="2020-07-12T16:56:00Z">
        <w:r>
          <w:rPr>
            <w:b/>
            <w:bCs/>
            <w:sz w:val="28"/>
            <w:szCs w:val="22"/>
          </w:rPr>
          <w:t xml:space="preserve">. </w:t>
        </w:r>
      </w:ins>
      <w:ins w:id="593" w:author="Andre Marques" w:date="2020-07-12T16:57:00Z">
        <w:r w:rsidRPr="001C7F4E">
          <w:rPr>
            <w:b/>
            <w:bCs/>
            <w:sz w:val="26"/>
            <w:szCs w:val="26"/>
          </w:rPr>
          <w:t>Aquisição de dados</w:t>
        </w:r>
      </w:ins>
      <w:del w:id="594" w:author="Andre Marques" w:date="2020-07-12T16:56:00Z">
        <w:r w:rsidR="00EB3CA8" w:rsidDel="00AA5AC0">
          <w:rPr>
            <w:b/>
            <w:bCs/>
            <w:sz w:val="28"/>
            <w:szCs w:val="22"/>
          </w:rPr>
          <w:delText xml:space="preserve">. </w:delText>
        </w:r>
        <w:bookmarkStart w:id="595" w:name="_Hlk45036649"/>
        <w:r w:rsidR="00EB3CA8" w:rsidRPr="00C37200" w:rsidDel="00AA5AC0">
          <w:rPr>
            <w:b/>
            <w:bCs/>
            <w:sz w:val="26"/>
            <w:szCs w:val="26"/>
            <w:rPrChange w:id="596" w:author="Andre Marques" w:date="2020-07-12T16:21:00Z">
              <w:rPr>
                <w:b/>
                <w:bCs/>
                <w:sz w:val="28"/>
                <w:szCs w:val="22"/>
              </w:rPr>
            </w:rPrChange>
          </w:rPr>
          <w:delText>Aquisição de dados</w:delText>
        </w:r>
      </w:del>
      <w:bookmarkEnd w:id="595"/>
    </w:p>
    <w:p w14:paraId="1EE9156E" w14:textId="6DEE68D9" w:rsidR="00CA7710" w:rsidRDefault="00642999" w:rsidP="00EB3CA8">
      <w:pPr>
        <w:pStyle w:val="Texto"/>
      </w:pPr>
      <w:bookmarkStart w:id="597" w:name="_Hlk45472500"/>
      <w:r>
        <w:t>A aquisição dos dados é feita através de um Arduíno que comunica com o computador através de uma ligação USB</w:t>
      </w:r>
      <w:r w:rsidR="00B44A23">
        <w:t>. Sempre que um posto produz uma nova peça o Arduíno envia para o PC um número inteiro correspondente ao número do posto, por exemplo, se o posto número 6 produzir uma peça é enviado o número 6 pela conexão USB. Posteriormente o aplicativo escrito em c++ deteta que existe informação nova na porta série e procede</w:t>
      </w:r>
      <w:del w:id="598" w:author="Carlos Campos" w:date="2020-07-10T11:54:00Z">
        <w:r w:rsidR="00B44A23" w:rsidDel="000354B9">
          <w:delText xml:space="preserve"> á </w:delText>
        </w:r>
      </w:del>
      <w:ins w:id="599" w:author="Carlos Campos" w:date="2020-07-10T11:55:00Z">
        <w:r w:rsidR="000354B9">
          <w:t xml:space="preserve"> à  </w:t>
        </w:r>
      </w:ins>
      <w:ins w:id="600" w:author="Carlos Campos" w:date="2020-07-10T11:54:00Z">
        <w:r w:rsidR="000354B9">
          <w:t xml:space="preserve"> </w:t>
        </w:r>
        <w:proofErr w:type="spellStart"/>
        <w:proofErr w:type="gramStart"/>
        <w:r w:rsidR="000354B9">
          <w:t>à</w:t>
        </w:r>
        <w:proofErr w:type="spellEnd"/>
        <w:r w:rsidR="000354B9">
          <w:t xml:space="preserve">  </w:t>
        </w:r>
      </w:ins>
      <w:r w:rsidR="00B44A23">
        <w:t>sua</w:t>
      </w:r>
      <w:proofErr w:type="gramEnd"/>
      <w:r w:rsidR="00B44A23">
        <w:t xml:space="preserve"> interpretação e validação, caso a informação esteja correta os dados são atualizados e inseridos numa base de dados</w:t>
      </w:r>
      <w:r w:rsidR="00CA7710">
        <w:t>, tal como podemos verificar no diagrama da figura 6.</w:t>
      </w:r>
    </w:p>
    <w:p w14:paraId="0096A996" w14:textId="77777777" w:rsidR="00B44A23" w:rsidRDefault="00B44A23" w:rsidP="00EB3CA8">
      <w:pPr>
        <w:pStyle w:val="Texto"/>
      </w:pPr>
    </w:p>
    <w:p w14:paraId="4070413A" w14:textId="729E18E8" w:rsidR="00B0303B" w:rsidRPr="00EB3CA8" w:rsidRDefault="00B0303B" w:rsidP="009333DD">
      <w:pPr>
        <w:pStyle w:val="Figura"/>
        <w:rPr>
          <w:sz w:val="24"/>
        </w:rPr>
      </w:pPr>
    </w:p>
    <w:p w14:paraId="62E574CC" w14:textId="2C09653B" w:rsidR="00EB3CA8" w:rsidRPr="00EB3CA8" w:rsidRDefault="009D4F3E" w:rsidP="009D4F3E">
      <w:pPr>
        <w:pStyle w:val="Figura"/>
      </w:pPr>
      <w:r>
        <w:rPr>
          <w:noProof/>
          <w:lang w:eastAsia="pt-PT"/>
        </w:rPr>
        <w:drawing>
          <wp:inline distT="0" distB="0" distL="0" distR="0" wp14:anchorId="7F7D64BE" wp14:editId="21AC8C44">
            <wp:extent cx="3413051" cy="1140791"/>
            <wp:effectExtent l="0" t="0" r="0" b="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aquisiçao.jpg"/>
                    <pic:cNvPicPr/>
                  </pic:nvPicPr>
                  <pic:blipFill>
                    <a:blip r:embed="rId24">
                      <a:extLst>
                        <a:ext uri="{28A0092B-C50C-407E-A947-70E740481C1C}">
                          <a14:useLocalDpi xmlns:a14="http://schemas.microsoft.com/office/drawing/2010/main" val="0"/>
                        </a:ext>
                      </a:extLst>
                    </a:blip>
                    <a:stretch>
                      <a:fillRect/>
                    </a:stretch>
                  </pic:blipFill>
                  <pic:spPr>
                    <a:xfrm>
                      <a:off x="0" y="0"/>
                      <a:ext cx="3445118" cy="1151509"/>
                    </a:xfrm>
                    <a:prstGeom prst="rect">
                      <a:avLst/>
                    </a:prstGeom>
                  </pic:spPr>
                </pic:pic>
              </a:graphicData>
            </a:graphic>
          </wp:inline>
        </w:drawing>
      </w:r>
    </w:p>
    <w:p w14:paraId="3D18C42F" w14:textId="5D343266" w:rsidR="0088773D" w:rsidRDefault="00CA7710" w:rsidP="00CA7710">
      <w:pPr>
        <w:pStyle w:val="Texto"/>
        <w:jc w:val="center"/>
        <w:rPr>
          <w:b/>
          <w:bCs/>
          <w:sz w:val="20"/>
        </w:rPr>
      </w:pPr>
      <w:bookmarkStart w:id="601" w:name="_Hlk44900127"/>
      <w:r w:rsidRPr="003D7C81">
        <w:rPr>
          <w:b/>
          <w:bCs/>
          <w:sz w:val="20"/>
        </w:rPr>
        <w:t xml:space="preserve">Figura </w:t>
      </w:r>
      <w:proofErr w:type="gramStart"/>
      <w:r>
        <w:rPr>
          <w:b/>
          <w:bCs/>
          <w:sz w:val="20"/>
        </w:rPr>
        <w:t>6</w:t>
      </w:r>
      <w:r w:rsidRPr="003D7C81">
        <w:rPr>
          <w:b/>
          <w:bCs/>
          <w:sz w:val="20"/>
        </w:rPr>
        <w:t xml:space="preserve"> </w:t>
      </w:r>
      <w:r>
        <w:rPr>
          <w:b/>
          <w:bCs/>
          <w:sz w:val="20"/>
        </w:rPr>
        <w:t xml:space="preserve"> Estrutura</w:t>
      </w:r>
      <w:proofErr w:type="gramEnd"/>
      <w:r>
        <w:rPr>
          <w:b/>
          <w:bCs/>
          <w:sz w:val="20"/>
        </w:rPr>
        <w:t xml:space="preserve"> de um objeto JSON</w:t>
      </w:r>
    </w:p>
    <w:bookmarkEnd w:id="601"/>
    <w:p w14:paraId="6C9AD455" w14:textId="15C8B3E0" w:rsidR="006F40B5" w:rsidRDefault="00CA7710" w:rsidP="00CA7710">
      <w:pPr>
        <w:pStyle w:val="Texto"/>
        <w:rPr>
          <w:ins w:id="602" w:author="Andre Marques" w:date="2020-07-12T15:52:00Z"/>
          <w:szCs w:val="24"/>
        </w:rPr>
      </w:pPr>
      <w:r>
        <w:rPr>
          <w:szCs w:val="24"/>
        </w:rPr>
        <w:t xml:space="preserve">Nesta fase do projeto é necessário converter o código do aplicativo c++ para que este rode num sistema Linux. Os principais problemas encontrados nesta fase </w:t>
      </w:r>
      <w:r w:rsidR="006F40B5">
        <w:rPr>
          <w:szCs w:val="24"/>
        </w:rPr>
        <w:t>foram</w:t>
      </w:r>
      <w:r>
        <w:rPr>
          <w:szCs w:val="24"/>
        </w:rPr>
        <w:t>: o código ter sido construído com base na API do Windows (</w:t>
      </w:r>
      <w:proofErr w:type="spellStart"/>
      <w:r>
        <w:rPr>
          <w:szCs w:val="24"/>
        </w:rPr>
        <w:t>WinAPI</w:t>
      </w:r>
      <w:proofErr w:type="spellEnd"/>
      <w:r>
        <w:rPr>
          <w:szCs w:val="24"/>
        </w:rPr>
        <w:t>), e o facto de a comunicação s</w:t>
      </w:r>
      <w:r w:rsidR="006F40B5">
        <w:rPr>
          <w:szCs w:val="24"/>
        </w:rPr>
        <w:t>é</w:t>
      </w:r>
      <w:r>
        <w:rPr>
          <w:szCs w:val="24"/>
        </w:rPr>
        <w:t>rie</w:t>
      </w:r>
      <w:r w:rsidR="006F40B5">
        <w:rPr>
          <w:szCs w:val="24"/>
        </w:rPr>
        <w:t xml:space="preserve"> se processar de forma completamente diferente no sistema Linux. Por estas razoes foi necessário proceder ao estudo da </w:t>
      </w:r>
      <w:proofErr w:type="spellStart"/>
      <w:r w:rsidR="006F40B5">
        <w:rPr>
          <w:szCs w:val="24"/>
        </w:rPr>
        <w:t>WinAPI</w:t>
      </w:r>
      <w:proofErr w:type="spellEnd"/>
      <w:r w:rsidR="006F40B5">
        <w:rPr>
          <w:szCs w:val="24"/>
        </w:rPr>
        <w:t xml:space="preserve"> e da comunicação série em sistema operativo Linux.</w:t>
      </w:r>
      <w:bookmarkEnd w:id="597"/>
      <w:r w:rsidR="006F40B5">
        <w:rPr>
          <w:szCs w:val="24"/>
        </w:rPr>
        <w:t xml:space="preserve"> </w:t>
      </w:r>
    </w:p>
    <w:p w14:paraId="4FA94362" w14:textId="77777777" w:rsidR="004C6011" w:rsidRDefault="004C6011" w:rsidP="00CA7710">
      <w:pPr>
        <w:pStyle w:val="Texto"/>
        <w:rPr>
          <w:szCs w:val="24"/>
        </w:rPr>
      </w:pPr>
    </w:p>
    <w:p w14:paraId="2568F19A" w14:textId="12F044FC" w:rsidR="006F40B5" w:rsidRDefault="006F40B5" w:rsidP="006F40B5">
      <w:pPr>
        <w:pStyle w:val="Texto"/>
        <w:numPr>
          <w:ilvl w:val="0"/>
          <w:numId w:val="25"/>
        </w:numPr>
        <w:rPr>
          <w:b/>
          <w:bCs/>
          <w:sz w:val="26"/>
          <w:szCs w:val="26"/>
        </w:rPr>
      </w:pPr>
      <w:r w:rsidRPr="006F40B5">
        <w:rPr>
          <w:b/>
          <w:bCs/>
          <w:sz w:val="26"/>
          <w:szCs w:val="26"/>
        </w:rPr>
        <w:lastRenderedPageBreak/>
        <w:t>Comunicação série</w:t>
      </w:r>
    </w:p>
    <w:p w14:paraId="3EB44DA5" w14:textId="2610F69B" w:rsidR="003167CA" w:rsidRDefault="009F250C" w:rsidP="006F40B5">
      <w:pPr>
        <w:pStyle w:val="Texto"/>
        <w:rPr>
          <w:szCs w:val="24"/>
        </w:rPr>
      </w:pPr>
      <w:bookmarkStart w:id="603" w:name="_Hlk45472635"/>
      <w:r>
        <w:rPr>
          <w:szCs w:val="24"/>
        </w:rPr>
        <w:t>A comunicação série, em Linux, realiza-se através de um sistema semelhante ao de leitura e escrita para um ficheiro, isto é, as portas serie são tratados como se fossem um ficheiro e apresentam nomes como “/</w:t>
      </w:r>
      <w:proofErr w:type="spellStart"/>
      <w:r>
        <w:rPr>
          <w:szCs w:val="24"/>
        </w:rPr>
        <w:t>dev</w:t>
      </w:r>
      <w:proofErr w:type="spellEnd"/>
      <w:r>
        <w:rPr>
          <w:szCs w:val="24"/>
        </w:rPr>
        <w:t>/ttys0”, “/</w:t>
      </w:r>
      <w:proofErr w:type="spellStart"/>
      <w:r>
        <w:rPr>
          <w:szCs w:val="24"/>
        </w:rPr>
        <w:t>dev</w:t>
      </w:r>
      <w:proofErr w:type="spellEnd"/>
      <w:r>
        <w:rPr>
          <w:szCs w:val="24"/>
        </w:rPr>
        <w:t>/ttys1”. Neste caso, a comunicação série com o Arduíno acontece sempre na porta “/</w:t>
      </w:r>
      <w:proofErr w:type="spellStart"/>
      <w:r>
        <w:rPr>
          <w:szCs w:val="24"/>
        </w:rPr>
        <w:t>dev</w:t>
      </w:r>
      <w:proofErr w:type="spellEnd"/>
      <w:r>
        <w:rPr>
          <w:szCs w:val="24"/>
        </w:rPr>
        <w:t>/ttyUSB0”</w:t>
      </w:r>
      <w:r w:rsidR="00081757">
        <w:rPr>
          <w:szCs w:val="24"/>
        </w:rPr>
        <w:t>.</w:t>
      </w:r>
      <w:r w:rsidR="00446443">
        <w:rPr>
          <w:szCs w:val="24"/>
        </w:rPr>
        <w:t xml:space="preserve"> </w:t>
      </w:r>
      <w:r w:rsidR="00BA63E3">
        <w:rPr>
          <w:szCs w:val="24"/>
        </w:rPr>
        <w:t xml:space="preserve">Para efetuar a comunicação entre o aplicativo e as portas série foi usada a tecnologia </w:t>
      </w:r>
      <w:proofErr w:type="spellStart"/>
      <w:r w:rsidR="00BA63E3">
        <w:rPr>
          <w:szCs w:val="24"/>
        </w:rPr>
        <w:t>termios</w:t>
      </w:r>
      <w:proofErr w:type="spellEnd"/>
      <w:r w:rsidR="00BA63E3">
        <w:rPr>
          <w:szCs w:val="24"/>
        </w:rPr>
        <w:t xml:space="preserve">, o que corresponde a uma API para entradas e saídas de terminal para sistemas Unix. A estrutura do programa para realizar as operações de entradas e saídas serie com a ajuda </w:t>
      </w:r>
      <w:r w:rsidR="003167CA">
        <w:rPr>
          <w:szCs w:val="24"/>
        </w:rPr>
        <w:t xml:space="preserve">de </w:t>
      </w:r>
      <w:proofErr w:type="spellStart"/>
      <w:r w:rsidR="003167CA">
        <w:rPr>
          <w:szCs w:val="24"/>
        </w:rPr>
        <w:t>termios</w:t>
      </w:r>
      <w:proofErr w:type="spellEnd"/>
      <w:r w:rsidR="003167CA">
        <w:rPr>
          <w:szCs w:val="24"/>
        </w:rPr>
        <w:t xml:space="preserve"> é a seguinte:</w:t>
      </w:r>
      <w:r w:rsidR="00446443">
        <w:rPr>
          <w:szCs w:val="24"/>
        </w:rPr>
        <w:t>[10]</w:t>
      </w:r>
    </w:p>
    <w:p w14:paraId="2693337E" w14:textId="15E093BB" w:rsidR="006F40B5" w:rsidRDefault="003167CA" w:rsidP="003167CA">
      <w:pPr>
        <w:pStyle w:val="Texto"/>
        <w:numPr>
          <w:ilvl w:val="0"/>
          <w:numId w:val="26"/>
        </w:numPr>
        <w:rPr>
          <w:szCs w:val="24"/>
        </w:rPr>
      </w:pPr>
      <w:r>
        <w:rPr>
          <w:szCs w:val="24"/>
        </w:rPr>
        <w:t>Abrir o dispositivo série através da chamada standard do sistema Unix “</w:t>
      </w:r>
      <w:proofErr w:type="gramStart"/>
      <w:r>
        <w:rPr>
          <w:szCs w:val="24"/>
        </w:rPr>
        <w:t>open(</w:t>
      </w:r>
      <w:proofErr w:type="gramEnd"/>
      <w:r>
        <w:rPr>
          <w:szCs w:val="24"/>
        </w:rPr>
        <w:t>2)”.</w:t>
      </w:r>
    </w:p>
    <w:p w14:paraId="6719217C" w14:textId="14DABC00" w:rsidR="003167CA" w:rsidRDefault="003167CA" w:rsidP="003167CA">
      <w:pPr>
        <w:pStyle w:val="Texto"/>
        <w:numPr>
          <w:ilvl w:val="0"/>
          <w:numId w:val="26"/>
        </w:numPr>
        <w:rPr>
          <w:szCs w:val="24"/>
        </w:rPr>
      </w:pPr>
      <w:r>
        <w:rPr>
          <w:szCs w:val="24"/>
        </w:rPr>
        <w:t xml:space="preserve">Configuração dos parâmetros e propriedades da comunicação serie com a ajuda de funções e estruturas de dados especificas de </w:t>
      </w:r>
      <w:proofErr w:type="spellStart"/>
      <w:r>
        <w:rPr>
          <w:szCs w:val="24"/>
        </w:rPr>
        <w:t>termios</w:t>
      </w:r>
      <w:proofErr w:type="spellEnd"/>
      <w:r>
        <w:rPr>
          <w:szCs w:val="24"/>
        </w:rPr>
        <w:t>.</w:t>
      </w:r>
    </w:p>
    <w:p w14:paraId="2C8E4FCB" w14:textId="77777777" w:rsidR="003167CA" w:rsidRDefault="003167CA" w:rsidP="003167CA">
      <w:pPr>
        <w:pStyle w:val="Texto"/>
        <w:numPr>
          <w:ilvl w:val="0"/>
          <w:numId w:val="26"/>
        </w:numPr>
        <w:rPr>
          <w:szCs w:val="24"/>
        </w:rPr>
      </w:pPr>
      <w:r>
        <w:rPr>
          <w:szCs w:val="24"/>
        </w:rPr>
        <w:t>Uso das funções standard do sistema Unix “</w:t>
      </w:r>
      <w:proofErr w:type="spellStart"/>
      <w:proofErr w:type="gramStart"/>
      <w:r>
        <w:rPr>
          <w:szCs w:val="24"/>
        </w:rPr>
        <w:t>read</w:t>
      </w:r>
      <w:proofErr w:type="spellEnd"/>
      <w:r>
        <w:rPr>
          <w:szCs w:val="24"/>
        </w:rPr>
        <w:t>(</w:t>
      </w:r>
      <w:proofErr w:type="gramEnd"/>
      <w:r>
        <w:rPr>
          <w:szCs w:val="24"/>
        </w:rPr>
        <w:t>2)” ou “</w:t>
      </w:r>
      <w:proofErr w:type="spellStart"/>
      <w:r>
        <w:rPr>
          <w:szCs w:val="24"/>
        </w:rPr>
        <w:t>write</w:t>
      </w:r>
      <w:proofErr w:type="spellEnd"/>
      <w:r>
        <w:rPr>
          <w:szCs w:val="24"/>
        </w:rPr>
        <w:t>(2)”, para ler e escrever para a porta serie.</w:t>
      </w:r>
    </w:p>
    <w:p w14:paraId="266B198D" w14:textId="58D5CB32" w:rsidR="003167CA" w:rsidRDefault="003167CA" w:rsidP="003167CA">
      <w:pPr>
        <w:pStyle w:val="Texto"/>
        <w:numPr>
          <w:ilvl w:val="0"/>
          <w:numId w:val="26"/>
        </w:numPr>
        <w:rPr>
          <w:szCs w:val="24"/>
        </w:rPr>
      </w:pPr>
      <w:r>
        <w:rPr>
          <w:szCs w:val="24"/>
        </w:rPr>
        <w:t>Fechar o dispositivo série através da chamada standard “</w:t>
      </w:r>
      <w:proofErr w:type="spellStart"/>
      <w:proofErr w:type="gramStart"/>
      <w:r>
        <w:rPr>
          <w:szCs w:val="24"/>
        </w:rPr>
        <w:t>close</w:t>
      </w:r>
      <w:proofErr w:type="spellEnd"/>
      <w:r>
        <w:rPr>
          <w:szCs w:val="24"/>
        </w:rPr>
        <w:t>(</w:t>
      </w:r>
      <w:proofErr w:type="gramEnd"/>
      <w:r>
        <w:rPr>
          <w:szCs w:val="24"/>
        </w:rPr>
        <w:t xml:space="preserve">2)” </w:t>
      </w:r>
    </w:p>
    <w:p w14:paraId="71EFCA4D" w14:textId="141BB4D3" w:rsidR="003167CA" w:rsidRDefault="00C84F03" w:rsidP="003167CA">
      <w:pPr>
        <w:pStyle w:val="Texto"/>
        <w:rPr>
          <w:szCs w:val="24"/>
        </w:rPr>
      </w:pPr>
      <w:r>
        <w:rPr>
          <w:szCs w:val="24"/>
        </w:rPr>
        <w:t xml:space="preserve">No processo de desenvolvimento do código de leitura da porta serie começou-se por criar uma classe denomina “serial” que recebe por argumento uma </w:t>
      </w:r>
      <w:proofErr w:type="spellStart"/>
      <w:r>
        <w:rPr>
          <w:szCs w:val="24"/>
        </w:rPr>
        <w:t>string</w:t>
      </w:r>
      <w:proofErr w:type="spellEnd"/>
      <w:r>
        <w:rPr>
          <w:szCs w:val="24"/>
        </w:rPr>
        <w:t xml:space="preserve"> com o nome da porta serie que se pretende utilizar, neste caso “/</w:t>
      </w:r>
      <w:proofErr w:type="spellStart"/>
      <w:r>
        <w:rPr>
          <w:szCs w:val="24"/>
        </w:rPr>
        <w:t>dev</w:t>
      </w:r>
      <w:proofErr w:type="spellEnd"/>
      <w:r>
        <w:rPr>
          <w:szCs w:val="24"/>
        </w:rPr>
        <w:t>/ttyUSB0”. De seguida, procede-se</w:t>
      </w:r>
      <w:del w:id="604" w:author="Carlos Campos" w:date="2020-07-10T11:54:00Z">
        <w:r w:rsidDel="000354B9">
          <w:rPr>
            <w:szCs w:val="24"/>
          </w:rPr>
          <w:delText xml:space="preserve"> á </w:delText>
        </w:r>
      </w:del>
      <w:ins w:id="605" w:author="Carlos Campos" w:date="2020-07-10T11:55:00Z">
        <w:r w:rsidR="000354B9">
          <w:rPr>
            <w:szCs w:val="24"/>
          </w:rPr>
          <w:t xml:space="preserve"> à </w:t>
        </w:r>
      </w:ins>
      <w:ins w:id="606" w:author="Carlos Campos" w:date="2020-07-10T11:54:00Z">
        <w:r w:rsidR="000354B9">
          <w:rPr>
            <w:szCs w:val="24"/>
          </w:rPr>
          <w:t xml:space="preserve">  </w:t>
        </w:r>
      </w:ins>
      <w:r>
        <w:rPr>
          <w:szCs w:val="24"/>
        </w:rPr>
        <w:t>abertura do ficheiro recorrendo</w:t>
      </w:r>
      <w:del w:id="607" w:author="Carlos Campos" w:date="2020-07-10T11:54:00Z">
        <w:r w:rsidDel="000354B9">
          <w:rPr>
            <w:szCs w:val="24"/>
          </w:rPr>
          <w:delText xml:space="preserve"> á </w:delText>
        </w:r>
      </w:del>
      <w:ins w:id="608" w:author="Carlos Campos" w:date="2020-07-10T11:55:00Z">
        <w:r w:rsidR="000354B9">
          <w:rPr>
            <w:szCs w:val="24"/>
          </w:rPr>
          <w:t xml:space="preserve"> à </w:t>
        </w:r>
      </w:ins>
      <w:r>
        <w:rPr>
          <w:szCs w:val="24"/>
        </w:rPr>
        <w:t>chamada standard “</w:t>
      </w:r>
      <w:proofErr w:type="gramStart"/>
      <w:r>
        <w:rPr>
          <w:szCs w:val="24"/>
        </w:rPr>
        <w:t>open(</w:t>
      </w:r>
      <w:proofErr w:type="gramEnd"/>
      <w:r>
        <w:rPr>
          <w:szCs w:val="24"/>
        </w:rPr>
        <w:t xml:space="preserve">2)”, tal como </w:t>
      </w:r>
      <w:r w:rsidR="0003503B">
        <w:rPr>
          <w:szCs w:val="24"/>
        </w:rPr>
        <w:t>mostrado n</w:t>
      </w:r>
      <w:r>
        <w:rPr>
          <w:szCs w:val="24"/>
        </w:rPr>
        <w:t>o extrato de código abaixo:</w:t>
      </w:r>
      <w:r w:rsidR="00446443">
        <w:rPr>
          <w:szCs w:val="24"/>
        </w:rPr>
        <w:t>[10]</w:t>
      </w:r>
    </w:p>
    <w:p w14:paraId="3215B376" w14:textId="236C90B1" w:rsidR="00C84F03" w:rsidRPr="00D63771" w:rsidRDefault="00C84F03" w:rsidP="00C84F03">
      <w:pPr>
        <w:pStyle w:val="Cdigo"/>
        <w:rPr>
          <w:sz w:val="24"/>
          <w:lang w:val="en-US"/>
        </w:rPr>
      </w:pPr>
      <w:bookmarkStart w:id="609" w:name="_Hlk45472654"/>
      <w:bookmarkEnd w:id="603"/>
      <w:r w:rsidRPr="00D63771">
        <w:rPr>
          <w:lang w:val="en-US"/>
        </w:rPr>
        <w:t xml:space="preserve">int </w:t>
      </w:r>
      <w:proofErr w:type="spellStart"/>
      <w:r w:rsidRPr="00D63771">
        <w:rPr>
          <w:lang w:val="en-US"/>
        </w:rPr>
        <w:t>serial_port</w:t>
      </w:r>
      <w:proofErr w:type="spellEnd"/>
      <w:r w:rsidRPr="00D63771">
        <w:rPr>
          <w:lang w:val="en-US"/>
        </w:rPr>
        <w:t xml:space="preserve"> = </w:t>
      </w:r>
      <w:proofErr w:type="gramStart"/>
      <w:r w:rsidRPr="00D63771">
        <w:rPr>
          <w:lang w:val="en-US"/>
        </w:rPr>
        <w:t>open(</w:t>
      </w:r>
      <w:proofErr w:type="gramEnd"/>
      <w:r w:rsidR="00511BAC" w:rsidRPr="00D63771">
        <w:rPr>
          <w:lang w:val="en-US"/>
        </w:rPr>
        <w:t>“/dev/ttyUSB0”</w:t>
      </w:r>
      <w:r w:rsidRPr="00D63771">
        <w:rPr>
          <w:lang w:val="en-US"/>
        </w:rPr>
        <w:t>, O_RDWR);</w:t>
      </w:r>
    </w:p>
    <w:bookmarkEnd w:id="609"/>
    <w:p w14:paraId="3F979CE3" w14:textId="26731830" w:rsidR="006F40B5" w:rsidRPr="00D63771" w:rsidRDefault="006F40B5" w:rsidP="00CA7710">
      <w:pPr>
        <w:pStyle w:val="Texto"/>
        <w:rPr>
          <w:szCs w:val="24"/>
          <w:lang w:val="en-US"/>
        </w:rPr>
      </w:pPr>
      <w:r w:rsidRPr="00D63771">
        <w:rPr>
          <w:szCs w:val="24"/>
          <w:lang w:val="en-US"/>
        </w:rPr>
        <w:t xml:space="preserve"> </w:t>
      </w:r>
    </w:p>
    <w:p w14:paraId="3EEAB29C" w14:textId="77777777" w:rsidR="001B6414" w:rsidRDefault="00CA7710" w:rsidP="004521A3">
      <w:pPr>
        <w:pStyle w:val="Figura"/>
      </w:pPr>
      <w:r w:rsidRPr="00D63771">
        <w:rPr>
          <w:lang w:val="en-US"/>
        </w:rPr>
        <w:lastRenderedPageBreak/>
        <w:t xml:space="preserve"> </w:t>
      </w:r>
      <w:r w:rsidR="004521A3">
        <w:rPr>
          <w:noProof/>
          <w:lang w:eastAsia="pt-PT"/>
        </w:rPr>
        <w:drawing>
          <wp:inline distT="0" distB="0" distL="0" distR="0" wp14:anchorId="3E8FC84E" wp14:editId="09EEBE39">
            <wp:extent cx="2626241" cy="5069288"/>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_ConnectPort.jpg"/>
                    <pic:cNvPicPr/>
                  </pic:nvPicPr>
                  <pic:blipFill>
                    <a:blip r:embed="rId25">
                      <a:extLst>
                        <a:ext uri="{28A0092B-C50C-407E-A947-70E740481C1C}">
                          <a14:useLocalDpi xmlns:a14="http://schemas.microsoft.com/office/drawing/2010/main" val="0"/>
                        </a:ext>
                      </a:extLst>
                    </a:blip>
                    <a:stretch>
                      <a:fillRect/>
                    </a:stretch>
                  </pic:blipFill>
                  <pic:spPr>
                    <a:xfrm>
                      <a:off x="0" y="0"/>
                      <a:ext cx="2645342" cy="5106157"/>
                    </a:xfrm>
                    <a:prstGeom prst="rect">
                      <a:avLst/>
                    </a:prstGeom>
                  </pic:spPr>
                </pic:pic>
              </a:graphicData>
            </a:graphic>
          </wp:inline>
        </w:drawing>
      </w:r>
    </w:p>
    <w:p w14:paraId="3E1CF3B7" w14:textId="5BF0DB2F" w:rsidR="004521A3" w:rsidRDefault="004521A3" w:rsidP="004521A3">
      <w:pPr>
        <w:pStyle w:val="Texto"/>
        <w:jc w:val="center"/>
        <w:rPr>
          <w:b/>
          <w:bCs/>
          <w:sz w:val="20"/>
        </w:rPr>
      </w:pPr>
      <w:r w:rsidRPr="003D7C81">
        <w:rPr>
          <w:b/>
          <w:bCs/>
          <w:sz w:val="20"/>
        </w:rPr>
        <w:t xml:space="preserve">Figura </w:t>
      </w:r>
      <w:proofErr w:type="gramStart"/>
      <w:r>
        <w:rPr>
          <w:b/>
          <w:bCs/>
          <w:sz w:val="20"/>
        </w:rPr>
        <w:t>7</w:t>
      </w:r>
      <w:r w:rsidRPr="003D7C81">
        <w:rPr>
          <w:b/>
          <w:bCs/>
          <w:sz w:val="20"/>
        </w:rPr>
        <w:t xml:space="preserve"> </w:t>
      </w:r>
      <w:r>
        <w:rPr>
          <w:b/>
          <w:bCs/>
          <w:sz w:val="20"/>
        </w:rPr>
        <w:t xml:space="preserve"> Fluxograma</w:t>
      </w:r>
      <w:proofErr w:type="gramEnd"/>
      <w:r>
        <w:rPr>
          <w:b/>
          <w:bCs/>
          <w:sz w:val="20"/>
        </w:rPr>
        <w:t xml:space="preserve"> função </w:t>
      </w:r>
      <w:proofErr w:type="spellStart"/>
      <w:r w:rsidR="00511BAC">
        <w:rPr>
          <w:b/>
          <w:bCs/>
          <w:sz w:val="20"/>
        </w:rPr>
        <w:t>ConnectComPort</w:t>
      </w:r>
      <w:proofErr w:type="spellEnd"/>
      <w:r w:rsidR="00511BAC">
        <w:rPr>
          <w:b/>
          <w:bCs/>
          <w:sz w:val="20"/>
        </w:rPr>
        <w:t xml:space="preserve"> ()</w:t>
      </w:r>
    </w:p>
    <w:p w14:paraId="787F7B4F" w14:textId="1BD5D54E" w:rsidR="00511BAC" w:rsidRDefault="00511BAC" w:rsidP="00511BAC">
      <w:pPr>
        <w:pStyle w:val="Texto"/>
        <w:rPr>
          <w:szCs w:val="24"/>
        </w:rPr>
      </w:pPr>
      <w:bookmarkStart w:id="610" w:name="_Hlk45472713"/>
      <w:r>
        <w:rPr>
          <w:szCs w:val="24"/>
        </w:rPr>
        <w:t>Na figura 7 está representado o fluxograma da função “</w:t>
      </w:r>
      <w:proofErr w:type="spellStart"/>
      <w:r>
        <w:rPr>
          <w:szCs w:val="24"/>
        </w:rPr>
        <w:t>ConnectComPort</w:t>
      </w:r>
      <w:proofErr w:type="spellEnd"/>
      <w:r>
        <w:rPr>
          <w:szCs w:val="24"/>
        </w:rPr>
        <w:t xml:space="preserve">”. Nesta função começa-se por criar </w:t>
      </w:r>
      <w:r w:rsidR="00A70555">
        <w:rPr>
          <w:szCs w:val="24"/>
        </w:rPr>
        <w:t>a</w:t>
      </w:r>
      <w:r>
        <w:rPr>
          <w:szCs w:val="24"/>
        </w:rPr>
        <w:t xml:space="preserve"> variável</w:t>
      </w:r>
      <w:r w:rsidR="00A70555">
        <w:rPr>
          <w:szCs w:val="24"/>
        </w:rPr>
        <w:t xml:space="preserve"> “com1”</w:t>
      </w:r>
      <w:r>
        <w:rPr>
          <w:szCs w:val="24"/>
        </w:rPr>
        <w:t xml:space="preserve"> do tipo “serial” e logo de seguida executa-se o método “com1.com_</w:t>
      </w:r>
      <w:proofErr w:type="gramStart"/>
      <w:r>
        <w:rPr>
          <w:szCs w:val="24"/>
        </w:rPr>
        <w:t>conection(</w:t>
      </w:r>
      <w:proofErr w:type="gramEnd"/>
      <w:r>
        <w:rPr>
          <w:szCs w:val="24"/>
        </w:rPr>
        <w:t xml:space="preserve">)” que é responsável pela abertura do ficheiro da porta serie e que retorna o correspondente descritor de arquivo. </w:t>
      </w:r>
      <w:r w:rsidR="00A70555">
        <w:rPr>
          <w:szCs w:val="24"/>
        </w:rPr>
        <w:t>Posteriormente é chamado o método “com1.conf_conection” que recebe o descritor por argumento. Neste método procede-se</w:t>
      </w:r>
      <w:del w:id="611" w:author="Carlos Campos" w:date="2020-07-10T11:54:00Z">
        <w:r w:rsidR="00A70555" w:rsidDel="000354B9">
          <w:rPr>
            <w:szCs w:val="24"/>
          </w:rPr>
          <w:delText xml:space="preserve"> á </w:delText>
        </w:r>
      </w:del>
      <w:ins w:id="612" w:author="Carlos Campos" w:date="2020-07-10T11:55:00Z">
        <w:r w:rsidR="000354B9">
          <w:rPr>
            <w:szCs w:val="24"/>
          </w:rPr>
          <w:t xml:space="preserve"> à </w:t>
        </w:r>
      </w:ins>
      <w:r w:rsidR="00A70555">
        <w:rPr>
          <w:szCs w:val="24"/>
        </w:rPr>
        <w:t xml:space="preserve">configuração dos parâmetros da comunicação serie utilizando as estruturas da API </w:t>
      </w:r>
      <w:proofErr w:type="spellStart"/>
      <w:r w:rsidR="00A70555">
        <w:rPr>
          <w:szCs w:val="24"/>
        </w:rPr>
        <w:t>termios</w:t>
      </w:r>
      <w:proofErr w:type="spellEnd"/>
      <w:r w:rsidR="00A70555">
        <w:rPr>
          <w:szCs w:val="24"/>
        </w:rPr>
        <w:t xml:space="preserve">, como apresentado no extrato de código abaixo. </w:t>
      </w:r>
    </w:p>
    <w:p w14:paraId="38E3BF83" w14:textId="77777777" w:rsidR="00A70555" w:rsidRDefault="00A70555" w:rsidP="00A70555">
      <w:pPr>
        <w:pStyle w:val="Cdigo"/>
      </w:pPr>
      <w:proofErr w:type="spellStart"/>
      <w:r>
        <w:t>tty.c_cflag</w:t>
      </w:r>
      <w:proofErr w:type="spellEnd"/>
      <w:r>
        <w:t xml:space="preserve"> &amp;= ~PARENB; </w:t>
      </w:r>
    </w:p>
    <w:p w14:paraId="1436E0AE" w14:textId="77777777" w:rsidR="00A70555" w:rsidRDefault="00A70555" w:rsidP="00A70555">
      <w:pPr>
        <w:pStyle w:val="Cdigo"/>
      </w:pPr>
      <w:proofErr w:type="spellStart"/>
      <w:r>
        <w:t>tty.c_cflag</w:t>
      </w:r>
      <w:proofErr w:type="spellEnd"/>
      <w:r>
        <w:t xml:space="preserve"> &amp;= ~CSTOPB;                 </w:t>
      </w:r>
    </w:p>
    <w:p w14:paraId="18562FC1" w14:textId="77777777" w:rsidR="00A70555" w:rsidRDefault="00A70555" w:rsidP="00A70555">
      <w:pPr>
        <w:pStyle w:val="Cdigo"/>
      </w:pPr>
      <w:proofErr w:type="spellStart"/>
      <w:r>
        <w:t>tty.c_cflag</w:t>
      </w:r>
      <w:proofErr w:type="spellEnd"/>
      <w:r>
        <w:t xml:space="preserve"> |= CS8;                 </w:t>
      </w:r>
    </w:p>
    <w:p w14:paraId="5DF41045" w14:textId="77777777" w:rsidR="008C7A09" w:rsidRDefault="00A70555" w:rsidP="00A70555">
      <w:pPr>
        <w:pStyle w:val="Cdigo"/>
      </w:pPr>
      <w:proofErr w:type="spellStart"/>
      <w:r>
        <w:t>tty.c_cflag</w:t>
      </w:r>
      <w:proofErr w:type="spellEnd"/>
      <w:r>
        <w:t xml:space="preserve"> |= CREAD | CLOCAL;</w:t>
      </w:r>
    </w:p>
    <w:p w14:paraId="3D72CFF6" w14:textId="4D6CB1F6" w:rsidR="00A70555" w:rsidRDefault="00A70555" w:rsidP="00A70555">
      <w:pPr>
        <w:pStyle w:val="Cdigo"/>
      </w:pPr>
      <w:r>
        <w:t xml:space="preserve">                 </w:t>
      </w:r>
    </w:p>
    <w:p w14:paraId="78A0E9D4" w14:textId="77777777" w:rsidR="00A70555" w:rsidRDefault="00A70555" w:rsidP="00A70555">
      <w:pPr>
        <w:pStyle w:val="Cdigo"/>
      </w:pPr>
      <w:proofErr w:type="spellStart"/>
      <w:r>
        <w:t>tty.c_lflag</w:t>
      </w:r>
      <w:proofErr w:type="spellEnd"/>
      <w:r>
        <w:t xml:space="preserve"> &amp;= ~ICANON;</w:t>
      </w:r>
    </w:p>
    <w:p w14:paraId="15EA3D12" w14:textId="77777777" w:rsidR="008C7A09" w:rsidRDefault="00A70555" w:rsidP="00A70555">
      <w:pPr>
        <w:pStyle w:val="Cdigo"/>
      </w:pPr>
      <w:proofErr w:type="spellStart"/>
      <w:r>
        <w:t>tty.c_lflag</w:t>
      </w:r>
      <w:proofErr w:type="spellEnd"/>
      <w:r>
        <w:t xml:space="preserve"> &amp;= ~ECHO;                 </w:t>
      </w:r>
    </w:p>
    <w:p w14:paraId="50376592" w14:textId="60EA41C6" w:rsidR="00A70555" w:rsidRDefault="00A70555" w:rsidP="00A70555">
      <w:pPr>
        <w:pStyle w:val="Cdigo"/>
      </w:pPr>
      <w:proofErr w:type="spellStart"/>
      <w:r>
        <w:t>tty.c_lflag</w:t>
      </w:r>
      <w:proofErr w:type="spellEnd"/>
      <w:r>
        <w:t xml:space="preserve"> &amp;= ~ECHOE; </w:t>
      </w:r>
    </w:p>
    <w:p w14:paraId="7840801B" w14:textId="77777777" w:rsidR="00A70555" w:rsidRDefault="00A70555" w:rsidP="00A70555">
      <w:pPr>
        <w:pStyle w:val="Cdigo"/>
      </w:pPr>
      <w:proofErr w:type="spellStart"/>
      <w:r>
        <w:lastRenderedPageBreak/>
        <w:t>tty.c_lflag</w:t>
      </w:r>
      <w:proofErr w:type="spellEnd"/>
      <w:r>
        <w:t xml:space="preserve"> &amp;= ~ECHONL; </w:t>
      </w:r>
    </w:p>
    <w:p w14:paraId="5D7F857E" w14:textId="77777777" w:rsidR="00A70555" w:rsidRDefault="00A70555" w:rsidP="00A70555">
      <w:pPr>
        <w:pStyle w:val="Cdigo"/>
      </w:pPr>
      <w:proofErr w:type="spellStart"/>
      <w:r>
        <w:t>tty.c_lflag</w:t>
      </w:r>
      <w:proofErr w:type="spellEnd"/>
      <w:r>
        <w:t xml:space="preserve"> &amp;= ~ISIG; </w:t>
      </w:r>
    </w:p>
    <w:p w14:paraId="485A93E2" w14:textId="77777777" w:rsidR="008C7A09" w:rsidRDefault="008C7A09" w:rsidP="00A70555">
      <w:pPr>
        <w:pStyle w:val="Cdigo"/>
      </w:pPr>
    </w:p>
    <w:p w14:paraId="00310C04" w14:textId="7721021A" w:rsidR="00A70555" w:rsidRDefault="00A70555" w:rsidP="00A70555">
      <w:pPr>
        <w:pStyle w:val="Cdigo"/>
      </w:pPr>
      <w:proofErr w:type="spellStart"/>
      <w:r>
        <w:t>tty.c_iflag</w:t>
      </w:r>
      <w:proofErr w:type="spellEnd"/>
      <w:r>
        <w:t xml:space="preserve"> &amp;= </w:t>
      </w:r>
      <w:proofErr w:type="gramStart"/>
      <w:r>
        <w:t>~(</w:t>
      </w:r>
      <w:proofErr w:type="gramEnd"/>
      <w:r>
        <w:t xml:space="preserve">IXON | IXOFF | IXANY); </w:t>
      </w:r>
    </w:p>
    <w:p w14:paraId="5E7BC620" w14:textId="77777777" w:rsidR="008C7A09" w:rsidRDefault="00A70555" w:rsidP="00A70555">
      <w:pPr>
        <w:pStyle w:val="Cdigo"/>
      </w:pPr>
      <w:proofErr w:type="spellStart"/>
      <w:r>
        <w:t>tty.c_iflag</w:t>
      </w:r>
      <w:proofErr w:type="spellEnd"/>
      <w:r>
        <w:t xml:space="preserve"> &amp;= </w:t>
      </w:r>
      <w:r w:rsidR="008C7A09">
        <w:t>~(IGNBRK|BRKINT|PARMRK|ISTRIP|</w:t>
      </w:r>
      <w:r>
        <w:t>INLCR|IGNCR|ICRNL);</w:t>
      </w:r>
    </w:p>
    <w:p w14:paraId="74A6B5BD" w14:textId="02D5C88F" w:rsidR="00A70555" w:rsidRDefault="00A70555" w:rsidP="00A70555">
      <w:pPr>
        <w:pStyle w:val="Cdigo"/>
      </w:pPr>
      <w:r>
        <w:t xml:space="preserve">                 </w:t>
      </w:r>
    </w:p>
    <w:p w14:paraId="3A970E05" w14:textId="77777777" w:rsidR="00A70555" w:rsidRDefault="00A70555" w:rsidP="00A70555">
      <w:pPr>
        <w:pStyle w:val="Cdigo"/>
      </w:pPr>
      <w:r>
        <w:t xml:space="preserve">tty.c_oflag &amp;= ~OPOST; </w:t>
      </w:r>
    </w:p>
    <w:p w14:paraId="5001AF81" w14:textId="4D6FF382" w:rsidR="00A70555" w:rsidRDefault="00A70555" w:rsidP="00A70555">
      <w:pPr>
        <w:pStyle w:val="Cdigo"/>
      </w:pPr>
      <w:r>
        <w:t xml:space="preserve">tty.c_oflag &amp;= ~ONLCR; </w:t>
      </w:r>
    </w:p>
    <w:p w14:paraId="5ADD9CD0" w14:textId="77777777" w:rsidR="008C7A09" w:rsidRDefault="008C7A09" w:rsidP="00A70555">
      <w:pPr>
        <w:pStyle w:val="Cdigo"/>
      </w:pPr>
    </w:p>
    <w:p w14:paraId="6BB6D1F6" w14:textId="77777777" w:rsidR="00A70555" w:rsidRPr="00D63771" w:rsidRDefault="00A70555" w:rsidP="00A70555">
      <w:pPr>
        <w:pStyle w:val="Cdigo"/>
        <w:rPr>
          <w:lang w:val="en-US"/>
        </w:rPr>
      </w:pPr>
      <w:proofErr w:type="spellStart"/>
      <w:r w:rsidRPr="00D63771">
        <w:rPr>
          <w:lang w:val="en-US"/>
        </w:rPr>
        <w:t>tty.c_</w:t>
      </w:r>
      <w:proofErr w:type="gramStart"/>
      <w:r w:rsidRPr="00D63771">
        <w:rPr>
          <w:lang w:val="en-US"/>
        </w:rPr>
        <w:t>cc</w:t>
      </w:r>
      <w:proofErr w:type="spellEnd"/>
      <w:r w:rsidRPr="00D63771">
        <w:rPr>
          <w:lang w:val="en-US"/>
        </w:rPr>
        <w:t>[</w:t>
      </w:r>
      <w:proofErr w:type="gramEnd"/>
      <w:r w:rsidRPr="00D63771">
        <w:rPr>
          <w:lang w:val="en-US"/>
        </w:rPr>
        <w:t>VMIN] = 18;</w:t>
      </w:r>
    </w:p>
    <w:p w14:paraId="0C192CF3" w14:textId="5FA1ABFF" w:rsidR="004521A3" w:rsidRPr="00D63771" w:rsidRDefault="00A70555" w:rsidP="00A70555">
      <w:pPr>
        <w:pStyle w:val="Cdigo"/>
        <w:rPr>
          <w:lang w:val="en-US"/>
        </w:rPr>
      </w:pPr>
      <w:proofErr w:type="spellStart"/>
      <w:r w:rsidRPr="00D63771">
        <w:rPr>
          <w:lang w:val="en-US"/>
        </w:rPr>
        <w:t>tty.c_</w:t>
      </w:r>
      <w:proofErr w:type="gramStart"/>
      <w:r w:rsidRPr="00D63771">
        <w:rPr>
          <w:lang w:val="en-US"/>
        </w:rPr>
        <w:t>cc</w:t>
      </w:r>
      <w:proofErr w:type="spellEnd"/>
      <w:r w:rsidRPr="00D63771">
        <w:rPr>
          <w:lang w:val="en-US"/>
        </w:rPr>
        <w:t>[</w:t>
      </w:r>
      <w:proofErr w:type="gramEnd"/>
      <w:r w:rsidRPr="00D63771">
        <w:rPr>
          <w:lang w:val="en-US"/>
        </w:rPr>
        <w:t xml:space="preserve">VTIME] =10;   </w:t>
      </w:r>
    </w:p>
    <w:p w14:paraId="7AFC538E" w14:textId="77777777" w:rsidR="004521A3" w:rsidRPr="00D63771" w:rsidRDefault="004521A3" w:rsidP="004521A3">
      <w:pPr>
        <w:pStyle w:val="Figura"/>
        <w:rPr>
          <w:rFonts w:ascii="Courier New" w:hAnsi="Courier New"/>
          <w:lang w:val="en-US" w:eastAsia="pt-PT"/>
        </w:rPr>
      </w:pPr>
    </w:p>
    <w:p w14:paraId="55789717" w14:textId="36D6632E" w:rsidR="008C7A09" w:rsidRDefault="008C7A09" w:rsidP="008C7A09">
      <w:pPr>
        <w:rPr>
          <w:sz w:val="24"/>
          <w:szCs w:val="22"/>
        </w:rPr>
      </w:pPr>
      <w:r>
        <w:rPr>
          <w:sz w:val="24"/>
          <w:szCs w:val="22"/>
        </w:rPr>
        <w:t xml:space="preserve">Neste fragmento de código </w:t>
      </w:r>
      <w:r w:rsidR="00D67217">
        <w:rPr>
          <w:sz w:val="24"/>
          <w:szCs w:val="22"/>
        </w:rPr>
        <w:t xml:space="preserve">é possível observar os cinco grandes campos da estrutura </w:t>
      </w:r>
      <w:proofErr w:type="spellStart"/>
      <w:r w:rsidR="00D67217">
        <w:rPr>
          <w:sz w:val="24"/>
          <w:szCs w:val="22"/>
        </w:rPr>
        <w:t>termios</w:t>
      </w:r>
      <w:proofErr w:type="spellEnd"/>
      <w:r w:rsidR="00D67217">
        <w:rPr>
          <w:sz w:val="24"/>
          <w:szCs w:val="22"/>
        </w:rPr>
        <w:t>,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c_iflag</w:t>
      </w:r>
      <w:proofErr w:type="spellEnd"/>
      <w:r w:rsidR="00D67217">
        <w:rPr>
          <w:sz w:val="24"/>
          <w:szCs w:val="22"/>
        </w:rPr>
        <w:t>” que é responsável pelos modos de entrada;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c_oflag</w:t>
      </w:r>
      <w:proofErr w:type="spellEnd"/>
      <w:r w:rsidR="00D67217">
        <w:rPr>
          <w:sz w:val="24"/>
          <w:szCs w:val="22"/>
        </w:rPr>
        <w:t>” que atua ao nível dos modos de saída; o</w:t>
      </w:r>
      <w:r w:rsidR="00D67217" w:rsidRPr="00D67217">
        <w:rPr>
          <w:sz w:val="24"/>
          <w:szCs w:val="22"/>
        </w:rPr>
        <w:t xml:space="preserve"> </w:t>
      </w:r>
      <w:r w:rsidR="00D67217">
        <w:rPr>
          <w:sz w:val="24"/>
          <w:szCs w:val="22"/>
        </w:rPr>
        <w:t>“</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c_cflag</w:t>
      </w:r>
      <w:proofErr w:type="spellEnd"/>
      <w:r w:rsidR="00D67217">
        <w:rPr>
          <w:sz w:val="24"/>
          <w:szCs w:val="22"/>
        </w:rPr>
        <w:t>” que atua sobre os modos de controlo; o “</w:t>
      </w:r>
      <w:proofErr w:type="spellStart"/>
      <w:r w:rsidR="00D67217">
        <w:rPr>
          <w:sz w:val="24"/>
          <w:szCs w:val="22"/>
        </w:rPr>
        <w:t>tcflag_t</w:t>
      </w:r>
      <w:proofErr w:type="spellEnd"/>
      <w:r w:rsidR="00D67217">
        <w:rPr>
          <w:sz w:val="24"/>
          <w:szCs w:val="22"/>
        </w:rPr>
        <w:t xml:space="preserve"> </w:t>
      </w:r>
      <w:proofErr w:type="spellStart"/>
      <w:r w:rsidR="00D67217">
        <w:rPr>
          <w:sz w:val="24"/>
          <w:szCs w:val="22"/>
        </w:rPr>
        <w:t>c_lflag</w:t>
      </w:r>
      <w:proofErr w:type="spellEnd"/>
      <w:r w:rsidR="00D67217">
        <w:rPr>
          <w:sz w:val="24"/>
          <w:szCs w:val="22"/>
        </w:rPr>
        <w:t>” responsável pela configuração dos modos locais; e o “</w:t>
      </w:r>
      <w:proofErr w:type="spellStart"/>
      <w:r w:rsidR="00D67217">
        <w:rPr>
          <w:sz w:val="24"/>
          <w:szCs w:val="22"/>
        </w:rPr>
        <w:t>cc_t</w:t>
      </w:r>
      <w:proofErr w:type="spellEnd"/>
      <w:r w:rsidR="00D67217">
        <w:rPr>
          <w:sz w:val="24"/>
          <w:szCs w:val="22"/>
        </w:rPr>
        <w:t xml:space="preserve"> </w:t>
      </w:r>
      <w:proofErr w:type="spellStart"/>
      <w:r w:rsidR="00D67217">
        <w:rPr>
          <w:sz w:val="24"/>
          <w:szCs w:val="22"/>
        </w:rPr>
        <w:t>c_cc</w:t>
      </w:r>
      <w:proofErr w:type="spellEnd"/>
      <w:r w:rsidR="00D67217">
        <w:rPr>
          <w:sz w:val="24"/>
          <w:szCs w:val="22"/>
        </w:rPr>
        <w:t>[NCCS]” encarrega dos carateres especiais.</w:t>
      </w:r>
    </w:p>
    <w:p w14:paraId="3AFCF566" w14:textId="46442747" w:rsidR="00D67217" w:rsidRDefault="00D67217" w:rsidP="008C7A09">
      <w:pPr>
        <w:rPr>
          <w:sz w:val="24"/>
          <w:szCs w:val="22"/>
        </w:rPr>
      </w:pPr>
      <w:r>
        <w:rPr>
          <w:sz w:val="24"/>
          <w:szCs w:val="22"/>
        </w:rPr>
        <w:t>As configurações com maior importância são as que incluem os seguintes parâmetros:</w:t>
      </w:r>
    </w:p>
    <w:p w14:paraId="3FA39EE4" w14:textId="51502F40" w:rsidR="00D67217" w:rsidRDefault="00D67217" w:rsidP="00D67217">
      <w:pPr>
        <w:pStyle w:val="PargrafodaLista"/>
        <w:numPr>
          <w:ilvl w:val="0"/>
          <w:numId w:val="27"/>
        </w:numPr>
        <w:rPr>
          <w:sz w:val="24"/>
          <w:szCs w:val="22"/>
        </w:rPr>
      </w:pPr>
      <w:bookmarkStart w:id="613" w:name="_Hlk44949856"/>
      <w:r>
        <w:rPr>
          <w:sz w:val="24"/>
          <w:szCs w:val="22"/>
        </w:rPr>
        <w:t>“~PARENB” – desabilita o bit de paridade</w:t>
      </w:r>
    </w:p>
    <w:p w14:paraId="0C318E82" w14:textId="10E8E20D" w:rsidR="00D67217" w:rsidRDefault="00D67217" w:rsidP="00D67217">
      <w:pPr>
        <w:pStyle w:val="PargrafodaLista"/>
        <w:numPr>
          <w:ilvl w:val="0"/>
          <w:numId w:val="27"/>
        </w:numPr>
        <w:rPr>
          <w:sz w:val="24"/>
          <w:szCs w:val="22"/>
        </w:rPr>
      </w:pPr>
      <w:r>
        <w:rPr>
          <w:sz w:val="24"/>
          <w:szCs w:val="22"/>
        </w:rPr>
        <w:t>“~CSTOPB” – implementa um stop bit na comunicação</w:t>
      </w:r>
    </w:p>
    <w:p w14:paraId="5134D8D9" w14:textId="1DD87228" w:rsidR="00D67217" w:rsidRDefault="00993A94" w:rsidP="00D67217">
      <w:pPr>
        <w:pStyle w:val="PargrafodaLista"/>
        <w:numPr>
          <w:ilvl w:val="0"/>
          <w:numId w:val="27"/>
        </w:numPr>
        <w:rPr>
          <w:sz w:val="24"/>
          <w:szCs w:val="22"/>
        </w:rPr>
      </w:pPr>
      <w:r>
        <w:rPr>
          <w:sz w:val="24"/>
          <w:szCs w:val="22"/>
        </w:rPr>
        <w:t>“CS8” – define o tamanho da máscara para 8 bits</w:t>
      </w:r>
    </w:p>
    <w:p w14:paraId="41312E97" w14:textId="13A03A95" w:rsidR="00993A94" w:rsidRDefault="00993A94" w:rsidP="00D67217">
      <w:pPr>
        <w:pStyle w:val="PargrafodaLista"/>
        <w:numPr>
          <w:ilvl w:val="0"/>
          <w:numId w:val="27"/>
        </w:numPr>
        <w:rPr>
          <w:sz w:val="24"/>
          <w:szCs w:val="22"/>
        </w:rPr>
      </w:pPr>
      <w:r>
        <w:rPr>
          <w:sz w:val="24"/>
          <w:szCs w:val="22"/>
        </w:rPr>
        <w:t xml:space="preserve">“~ICANON” – ativa funcionamento no modo não </w:t>
      </w:r>
      <w:r w:rsidRPr="00993A94">
        <w:rPr>
          <w:sz w:val="24"/>
          <w:szCs w:val="22"/>
        </w:rPr>
        <w:t>canônico</w:t>
      </w:r>
    </w:p>
    <w:bookmarkEnd w:id="613"/>
    <w:p w14:paraId="04F415A3" w14:textId="33E4692E" w:rsidR="00993A94" w:rsidRDefault="00993A94" w:rsidP="00D67217">
      <w:pPr>
        <w:pStyle w:val="PargrafodaLista"/>
        <w:numPr>
          <w:ilvl w:val="0"/>
          <w:numId w:val="27"/>
        </w:numPr>
        <w:rPr>
          <w:sz w:val="24"/>
          <w:szCs w:val="22"/>
        </w:rPr>
      </w:pPr>
      <w:r>
        <w:rPr>
          <w:sz w:val="24"/>
          <w:szCs w:val="22"/>
        </w:rPr>
        <w:t>“VMIN” – define o número mínimo de caracteres lidos no modo não canónico, neste caso são 18</w:t>
      </w:r>
    </w:p>
    <w:p w14:paraId="17C8C9CA" w14:textId="2AF72EAD" w:rsidR="00993A94" w:rsidRDefault="00993A94" w:rsidP="00993A94">
      <w:pPr>
        <w:pStyle w:val="PargrafodaLista"/>
        <w:numPr>
          <w:ilvl w:val="0"/>
          <w:numId w:val="27"/>
        </w:numPr>
        <w:rPr>
          <w:sz w:val="24"/>
          <w:szCs w:val="22"/>
        </w:rPr>
      </w:pPr>
      <w:r>
        <w:rPr>
          <w:sz w:val="24"/>
          <w:szCs w:val="22"/>
        </w:rPr>
        <w:t>“VTIME” -define o tempo máximo em decimas de segundo da leitura no modo não canónico, neste caso 1 segundo (10 decimas de segundo). O que significa que ao fim de um segundo é retornado o conteúdo lido na porta serie independentemente do número de caracteres ter atingido o valor definido em “VMIN” ou não.</w:t>
      </w:r>
    </w:p>
    <w:p w14:paraId="76B360CC" w14:textId="77777777" w:rsidR="002E3BD0" w:rsidRDefault="002E3BD0" w:rsidP="002E3BD0">
      <w:pPr>
        <w:rPr>
          <w:sz w:val="24"/>
          <w:szCs w:val="22"/>
        </w:rPr>
      </w:pPr>
    </w:p>
    <w:p w14:paraId="348B6FD9" w14:textId="36B107CB" w:rsidR="005B6BA8" w:rsidRDefault="002E3BD0" w:rsidP="002E3BD0">
      <w:pPr>
        <w:rPr>
          <w:sz w:val="24"/>
          <w:szCs w:val="22"/>
        </w:rPr>
      </w:pPr>
      <w:r>
        <w:rPr>
          <w:sz w:val="24"/>
          <w:szCs w:val="22"/>
        </w:rPr>
        <w:t>A definição da baud rate de leitura é conseguida através da chamada de “</w:t>
      </w:r>
      <w:proofErr w:type="spellStart"/>
      <w:proofErr w:type="gramStart"/>
      <w:r>
        <w:rPr>
          <w:sz w:val="24"/>
          <w:szCs w:val="22"/>
        </w:rPr>
        <w:t>cfsetispeed</w:t>
      </w:r>
      <w:proofErr w:type="spellEnd"/>
      <w:r>
        <w:rPr>
          <w:sz w:val="24"/>
          <w:szCs w:val="22"/>
        </w:rPr>
        <w:t>(</w:t>
      </w:r>
      <w:proofErr w:type="gramEnd"/>
      <w:r>
        <w:rPr>
          <w:sz w:val="24"/>
          <w:szCs w:val="22"/>
        </w:rPr>
        <w:t>)”, esta deve ser igual</w:t>
      </w:r>
      <w:del w:id="614" w:author="Carlos Campos" w:date="2020-07-10T11:55:00Z">
        <w:r w:rsidDel="000354B9">
          <w:rPr>
            <w:sz w:val="24"/>
            <w:szCs w:val="22"/>
          </w:rPr>
          <w:delText xml:space="preserve"> á </w:delText>
        </w:r>
      </w:del>
      <w:ins w:id="615" w:author="Carlos Campos" w:date="2020-07-10T11:55:00Z">
        <w:r w:rsidR="000354B9">
          <w:rPr>
            <w:sz w:val="24"/>
            <w:szCs w:val="22"/>
          </w:rPr>
          <w:t xml:space="preserve"> à </w:t>
        </w:r>
      </w:ins>
      <w:r>
        <w:rPr>
          <w:sz w:val="24"/>
          <w:szCs w:val="22"/>
        </w:rPr>
        <w:t>que foi definida nas configurações do ardu</w:t>
      </w:r>
      <w:r w:rsidR="0068696D">
        <w:rPr>
          <w:sz w:val="24"/>
          <w:szCs w:val="22"/>
        </w:rPr>
        <w:t>í</w:t>
      </w:r>
      <w:r>
        <w:rPr>
          <w:sz w:val="24"/>
          <w:szCs w:val="22"/>
        </w:rPr>
        <w:t>no, neste caso 9600 bits por segundo.</w:t>
      </w:r>
    </w:p>
    <w:p w14:paraId="32C233A3" w14:textId="2CE435DF" w:rsidR="002E3BD0" w:rsidRDefault="0076053D" w:rsidP="002E3BD0">
      <w:pPr>
        <w:rPr>
          <w:sz w:val="24"/>
          <w:szCs w:val="22"/>
        </w:rPr>
      </w:pPr>
      <w:r>
        <w:rPr>
          <w:sz w:val="24"/>
          <w:szCs w:val="22"/>
        </w:rPr>
        <w:t>Como se pode verificar no fluxograma da Figura 7, após serem definidas as configurações da comunicação série o programa entra num ciclo infinito. Neste ciclo o programa está constantemente a ler dados da porta serie por meio do método “com1.read_data”, e sempre que encontra dados novos estes são processados e validados pelo restante sistema. O método “com1.read_data” usa a chamada standard “</w:t>
      </w:r>
      <w:proofErr w:type="spellStart"/>
      <w:proofErr w:type="gramStart"/>
      <w:r>
        <w:rPr>
          <w:sz w:val="24"/>
          <w:szCs w:val="22"/>
        </w:rPr>
        <w:t>read</w:t>
      </w:r>
      <w:proofErr w:type="spellEnd"/>
      <w:r>
        <w:rPr>
          <w:sz w:val="24"/>
          <w:szCs w:val="22"/>
        </w:rPr>
        <w:t>(</w:t>
      </w:r>
      <w:proofErr w:type="gramEnd"/>
      <w:r>
        <w:rPr>
          <w:sz w:val="24"/>
          <w:szCs w:val="22"/>
        </w:rPr>
        <w:t>2)” que escreve os dados lidos numa variável global chamada “</w:t>
      </w:r>
      <w:proofErr w:type="spellStart"/>
      <w:r>
        <w:rPr>
          <w:sz w:val="24"/>
          <w:szCs w:val="22"/>
        </w:rPr>
        <w:t>read_buffer</w:t>
      </w:r>
      <w:proofErr w:type="spellEnd"/>
      <w:r>
        <w:rPr>
          <w:sz w:val="24"/>
          <w:szCs w:val="22"/>
        </w:rPr>
        <w:t xml:space="preserve">” e retorna o número de bytes lidos. </w:t>
      </w:r>
      <w:r w:rsidR="002E3BD0">
        <w:rPr>
          <w:sz w:val="24"/>
          <w:szCs w:val="22"/>
        </w:rPr>
        <w:t>Se o valor retornado for inferior a zero significa que houve um erro de leitura e os dados são rejeitados.</w:t>
      </w:r>
      <w:r w:rsidR="00446443">
        <w:rPr>
          <w:sz w:val="24"/>
          <w:szCs w:val="22"/>
        </w:rPr>
        <w:t xml:space="preserve"> [11]</w:t>
      </w:r>
    </w:p>
    <w:bookmarkEnd w:id="610"/>
    <w:p w14:paraId="33C2C8F9" w14:textId="7A2101C4" w:rsidR="002E3BD0" w:rsidRDefault="002E3BD0" w:rsidP="002E3BD0">
      <w:pPr>
        <w:rPr>
          <w:sz w:val="24"/>
          <w:szCs w:val="22"/>
        </w:rPr>
      </w:pPr>
    </w:p>
    <w:p w14:paraId="5F4DAA7F" w14:textId="77777777" w:rsidR="005F0A15" w:rsidRDefault="005F0A15" w:rsidP="002E3BD0">
      <w:pPr>
        <w:rPr>
          <w:sz w:val="24"/>
          <w:szCs w:val="22"/>
        </w:rPr>
      </w:pPr>
    </w:p>
    <w:p w14:paraId="43CD7574" w14:textId="77777777" w:rsidR="008C5446" w:rsidRDefault="008C5446" w:rsidP="002E3BD0">
      <w:pPr>
        <w:rPr>
          <w:sz w:val="24"/>
          <w:szCs w:val="22"/>
        </w:rPr>
      </w:pPr>
    </w:p>
    <w:p w14:paraId="18807B25" w14:textId="35BBA31E" w:rsidR="002E3BD0" w:rsidRPr="00D330EA" w:rsidRDefault="002E3BD0">
      <w:pPr>
        <w:pStyle w:val="Subseconumerada"/>
        <w:numPr>
          <w:ilvl w:val="1"/>
          <w:numId w:val="48"/>
        </w:numPr>
        <w:rPr>
          <w:sz w:val="24"/>
          <w:szCs w:val="22"/>
        </w:rPr>
        <w:pPrChange w:id="616" w:author="Andre Marques" w:date="2020-07-12T16:59:00Z">
          <w:pPr>
            <w:pStyle w:val="PargrafodaLista"/>
            <w:numPr>
              <w:numId w:val="24"/>
            </w:numPr>
            <w:ind w:left="360" w:hanging="360"/>
          </w:pPr>
        </w:pPrChange>
      </w:pPr>
      <w:del w:id="617" w:author="Andre Marques" w:date="2020-07-12T16:58:00Z">
        <w:r w:rsidRPr="005521AD" w:rsidDel="00AA5AC0">
          <w:rPr>
            <w:sz w:val="24"/>
            <w:szCs w:val="22"/>
          </w:rPr>
          <w:lastRenderedPageBreak/>
          <w:delText xml:space="preserve"> </w:delText>
        </w:r>
      </w:del>
      <w:bookmarkStart w:id="618" w:name="_Hlk45036864"/>
      <w:r w:rsidRPr="00553AFC">
        <w:rPr>
          <w:bCs/>
          <w:szCs w:val="24"/>
        </w:rPr>
        <w:t xml:space="preserve">Interface </w:t>
      </w:r>
      <w:r w:rsidR="008C5446" w:rsidRPr="00D330EA">
        <w:rPr>
          <w:bCs/>
          <w:szCs w:val="24"/>
        </w:rPr>
        <w:t xml:space="preserve">gráfica para supervisionamento </w:t>
      </w:r>
      <w:bookmarkEnd w:id="618"/>
    </w:p>
    <w:p w14:paraId="7DAF4BD2" w14:textId="02A3F888" w:rsidR="008C5446" w:rsidRDefault="008C5446" w:rsidP="008C5446">
      <w:pPr>
        <w:rPr>
          <w:sz w:val="24"/>
          <w:szCs w:val="22"/>
        </w:rPr>
      </w:pPr>
    </w:p>
    <w:p w14:paraId="73C768A6" w14:textId="3DD2DEF0" w:rsidR="001F31F1" w:rsidRDefault="005F0A15" w:rsidP="008C5446">
      <w:pPr>
        <w:rPr>
          <w:sz w:val="24"/>
          <w:szCs w:val="22"/>
        </w:rPr>
      </w:pPr>
      <w:bookmarkStart w:id="619" w:name="_Hlk45472927"/>
      <w:r>
        <w:rPr>
          <w:sz w:val="24"/>
          <w:szCs w:val="22"/>
        </w:rPr>
        <w:t xml:space="preserve">Nesta fase, a Indmei propôs </w:t>
      </w:r>
      <w:r w:rsidR="001F31F1">
        <w:rPr>
          <w:sz w:val="24"/>
          <w:szCs w:val="22"/>
        </w:rPr>
        <w:t xml:space="preserve">a elaboração de </w:t>
      </w:r>
      <w:r>
        <w:rPr>
          <w:sz w:val="24"/>
          <w:szCs w:val="22"/>
        </w:rPr>
        <w:t>uma interface gráfica que permit</w:t>
      </w:r>
      <w:r w:rsidR="001F31F1">
        <w:rPr>
          <w:sz w:val="24"/>
          <w:szCs w:val="22"/>
        </w:rPr>
        <w:t>isse</w:t>
      </w:r>
      <w:r>
        <w:rPr>
          <w:sz w:val="24"/>
          <w:szCs w:val="22"/>
        </w:rPr>
        <w:t xml:space="preserve"> ver os dados de produção em tempo real. </w:t>
      </w:r>
      <w:r w:rsidR="001F31F1">
        <w:rPr>
          <w:sz w:val="24"/>
          <w:szCs w:val="22"/>
        </w:rPr>
        <w:t>F</w:t>
      </w:r>
      <w:r>
        <w:rPr>
          <w:sz w:val="24"/>
          <w:szCs w:val="22"/>
        </w:rPr>
        <w:t xml:space="preserve">oi sugerido que implementasse uma página Web que mostrasse o </w:t>
      </w:r>
      <w:r w:rsidR="001F31F1">
        <w:rPr>
          <w:sz w:val="24"/>
          <w:szCs w:val="22"/>
        </w:rPr>
        <w:t>número</w:t>
      </w:r>
      <w:r>
        <w:rPr>
          <w:sz w:val="24"/>
          <w:szCs w:val="22"/>
        </w:rPr>
        <w:t xml:space="preserve"> de peças e o tempo total de paragem por hora para o turno</w:t>
      </w:r>
      <w:r w:rsidR="001F31F1">
        <w:rPr>
          <w:sz w:val="24"/>
          <w:szCs w:val="22"/>
        </w:rPr>
        <w:t xml:space="preserve"> atual. </w:t>
      </w:r>
    </w:p>
    <w:p w14:paraId="67823BDE" w14:textId="1B7C8E5F" w:rsidR="008C5446" w:rsidDel="004C6011" w:rsidRDefault="001F31F1" w:rsidP="0098179C">
      <w:pPr>
        <w:rPr>
          <w:del w:id="620" w:author="Andre Marques" w:date="2020-07-12T15:55:00Z"/>
          <w:sz w:val="24"/>
          <w:szCs w:val="22"/>
        </w:rPr>
      </w:pPr>
      <w:r>
        <w:rPr>
          <w:sz w:val="24"/>
          <w:szCs w:val="22"/>
        </w:rPr>
        <w:t xml:space="preserve">Como referido anteriormente, para o desenvolvimento em </w:t>
      </w:r>
      <w:proofErr w:type="spellStart"/>
      <w:r>
        <w:rPr>
          <w:sz w:val="24"/>
          <w:szCs w:val="22"/>
        </w:rPr>
        <w:t>back-end</w:t>
      </w:r>
      <w:proofErr w:type="spellEnd"/>
      <w:r>
        <w:rPr>
          <w:sz w:val="24"/>
          <w:szCs w:val="22"/>
        </w:rPr>
        <w:t xml:space="preserve"> foi escolhida a linguagem de programação </w:t>
      </w:r>
      <w:proofErr w:type="spellStart"/>
      <w:r>
        <w:rPr>
          <w:sz w:val="24"/>
          <w:szCs w:val="22"/>
        </w:rPr>
        <w:t>Python</w:t>
      </w:r>
      <w:proofErr w:type="spellEnd"/>
      <w:r>
        <w:rPr>
          <w:sz w:val="24"/>
          <w:szCs w:val="22"/>
        </w:rPr>
        <w:t xml:space="preserve">, para o </w:t>
      </w:r>
      <w:proofErr w:type="spellStart"/>
      <w:r>
        <w:rPr>
          <w:sz w:val="24"/>
          <w:szCs w:val="22"/>
        </w:rPr>
        <w:t>front-end</w:t>
      </w:r>
      <w:proofErr w:type="spellEnd"/>
      <w:r>
        <w:rPr>
          <w:sz w:val="24"/>
          <w:szCs w:val="22"/>
        </w:rPr>
        <w:t xml:space="preserve"> optou-se por utilizar JavaScript.</w:t>
      </w:r>
    </w:p>
    <w:p w14:paraId="146E9906" w14:textId="77777777" w:rsidR="004C6011" w:rsidRDefault="004C6011" w:rsidP="008C5446">
      <w:pPr>
        <w:rPr>
          <w:ins w:id="621" w:author="Andre Marques" w:date="2020-07-12T15:55:00Z"/>
          <w:sz w:val="24"/>
          <w:szCs w:val="22"/>
        </w:rPr>
      </w:pPr>
    </w:p>
    <w:p w14:paraId="4D4B8431" w14:textId="148F61EA" w:rsidR="0098179C" w:rsidDel="004C6011" w:rsidRDefault="0098179C" w:rsidP="008C5446">
      <w:pPr>
        <w:rPr>
          <w:del w:id="622" w:author="Andre Marques" w:date="2020-07-12T15:55:00Z"/>
          <w:sz w:val="24"/>
          <w:szCs w:val="22"/>
        </w:rPr>
      </w:pPr>
    </w:p>
    <w:p w14:paraId="5EBEE7E5" w14:textId="3317C72E" w:rsidR="0098179C" w:rsidDel="004C6011" w:rsidRDefault="0098179C" w:rsidP="008C5446">
      <w:pPr>
        <w:rPr>
          <w:del w:id="623" w:author="Andre Marques" w:date="2020-07-12T15:55:00Z"/>
          <w:sz w:val="24"/>
          <w:szCs w:val="22"/>
        </w:rPr>
      </w:pPr>
    </w:p>
    <w:p w14:paraId="295FDE50" w14:textId="7A3D788F" w:rsidR="0098179C" w:rsidDel="004C6011" w:rsidRDefault="0098179C" w:rsidP="008C5446">
      <w:pPr>
        <w:rPr>
          <w:del w:id="624" w:author="Andre Marques" w:date="2020-07-12T15:55:00Z"/>
          <w:sz w:val="24"/>
          <w:szCs w:val="22"/>
        </w:rPr>
      </w:pPr>
    </w:p>
    <w:p w14:paraId="04F14074" w14:textId="4906C661" w:rsidR="0098179C" w:rsidDel="004C6011" w:rsidRDefault="0098179C" w:rsidP="008C5446">
      <w:pPr>
        <w:rPr>
          <w:del w:id="625" w:author="Andre Marques" w:date="2020-07-12T15:55:00Z"/>
          <w:sz w:val="24"/>
          <w:szCs w:val="22"/>
        </w:rPr>
      </w:pPr>
    </w:p>
    <w:p w14:paraId="2793DA53" w14:textId="64054CB6" w:rsidR="0098179C" w:rsidDel="004C6011" w:rsidRDefault="0098179C" w:rsidP="008C5446">
      <w:pPr>
        <w:rPr>
          <w:del w:id="626" w:author="Andre Marques" w:date="2020-07-12T15:55:00Z"/>
          <w:sz w:val="24"/>
          <w:szCs w:val="22"/>
        </w:rPr>
      </w:pPr>
    </w:p>
    <w:p w14:paraId="1412BE87" w14:textId="021BC48E" w:rsidR="0098179C" w:rsidDel="004C6011" w:rsidRDefault="0098179C" w:rsidP="008C5446">
      <w:pPr>
        <w:rPr>
          <w:del w:id="627" w:author="Andre Marques" w:date="2020-07-12T15:55:00Z"/>
          <w:sz w:val="24"/>
          <w:szCs w:val="22"/>
        </w:rPr>
      </w:pPr>
    </w:p>
    <w:p w14:paraId="35F51224" w14:textId="3547DB8D" w:rsidR="0098179C" w:rsidDel="004C6011" w:rsidRDefault="0098179C" w:rsidP="008C5446">
      <w:pPr>
        <w:rPr>
          <w:del w:id="628" w:author="Andre Marques" w:date="2020-07-12T15:55:00Z"/>
          <w:sz w:val="24"/>
          <w:szCs w:val="22"/>
        </w:rPr>
      </w:pPr>
    </w:p>
    <w:p w14:paraId="60AB262E" w14:textId="3E178BFB" w:rsidR="0098179C" w:rsidDel="004C6011" w:rsidRDefault="0098179C" w:rsidP="008C5446">
      <w:pPr>
        <w:rPr>
          <w:del w:id="629" w:author="Andre Marques" w:date="2020-07-12T15:53:00Z"/>
          <w:sz w:val="24"/>
          <w:szCs w:val="22"/>
        </w:rPr>
      </w:pPr>
    </w:p>
    <w:p w14:paraId="7ABD1138" w14:textId="3ED6272E" w:rsidR="0098179C" w:rsidDel="004C6011" w:rsidRDefault="0098179C" w:rsidP="008C5446">
      <w:pPr>
        <w:rPr>
          <w:del w:id="630" w:author="Andre Marques" w:date="2020-07-12T15:55:00Z"/>
          <w:sz w:val="24"/>
          <w:szCs w:val="22"/>
        </w:rPr>
      </w:pPr>
    </w:p>
    <w:p w14:paraId="084B840B" w14:textId="25DFF311" w:rsidR="0098179C" w:rsidDel="004C6011" w:rsidRDefault="0098179C" w:rsidP="0098179C">
      <w:pPr>
        <w:pStyle w:val="Texto"/>
        <w:jc w:val="center"/>
        <w:rPr>
          <w:del w:id="631" w:author="Andre Marques" w:date="2020-07-12T15:55:00Z"/>
          <w:b/>
          <w:bCs/>
          <w:sz w:val="20"/>
        </w:rPr>
      </w:pPr>
      <w:del w:id="632" w:author="Andre Marques" w:date="2020-07-12T15:55:00Z">
        <w:r w:rsidRPr="003D7C81" w:rsidDel="004C6011">
          <w:rPr>
            <w:b/>
            <w:bCs/>
            <w:sz w:val="20"/>
          </w:rPr>
          <w:delText xml:space="preserve">Figura </w:delText>
        </w:r>
        <w:r w:rsidDel="004C6011">
          <w:rPr>
            <w:b/>
            <w:bCs/>
            <w:sz w:val="20"/>
          </w:rPr>
          <w:delText>8</w:delText>
        </w:r>
        <w:r w:rsidRPr="003D7C81" w:rsidDel="004C6011">
          <w:rPr>
            <w:b/>
            <w:bCs/>
            <w:sz w:val="20"/>
          </w:rPr>
          <w:delText xml:space="preserve"> </w:delText>
        </w:r>
        <w:r w:rsidDel="004C6011">
          <w:rPr>
            <w:b/>
            <w:bCs/>
            <w:sz w:val="20"/>
          </w:rPr>
          <w:delText xml:space="preserve"> </w:delText>
        </w:r>
        <w:bookmarkStart w:id="633" w:name="_Hlk45038396"/>
        <w:r w:rsidDel="004C6011">
          <w:rPr>
            <w:b/>
            <w:bCs/>
            <w:sz w:val="20"/>
          </w:rPr>
          <w:delText xml:space="preserve">Diagrama de interações da interface gráfica </w:delText>
        </w:r>
        <w:bookmarkEnd w:id="633"/>
      </w:del>
    </w:p>
    <w:p w14:paraId="4F45E22C" w14:textId="555E663E" w:rsidR="0098179C" w:rsidRDefault="0098179C" w:rsidP="0098179C">
      <w:pPr>
        <w:rPr>
          <w:sz w:val="24"/>
          <w:szCs w:val="22"/>
        </w:rPr>
      </w:pPr>
    </w:p>
    <w:p w14:paraId="4444F13A" w14:textId="502251A2" w:rsidR="001F31F1" w:rsidRDefault="0098179C" w:rsidP="0098179C">
      <w:r>
        <w:rPr>
          <w:sz w:val="24"/>
          <w:szCs w:val="22"/>
        </w:rPr>
        <w:t xml:space="preserve">Na figura 8, observa-se das diferentes interações entra as tecnologias usadas. Os ficheiros escritos em </w:t>
      </w:r>
      <w:proofErr w:type="spellStart"/>
      <w:r>
        <w:rPr>
          <w:sz w:val="24"/>
          <w:szCs w:val="22"/>
        </w:rPr>
        <w:t>Python</w:t>
      </w:r>
      <w:proofErr w:type="spellEnd"/>
      <w:r>
        <w:rPr>
          <w:sz w:val="24"/>
          <w:szCs w:val="22"/>
        </w:rPr>
        <w:t xml:space="preserve"> apresentam </w:t>
      </w:r>
      <w:r w:rsidR="0045610E">
        <w:rPr>
          <w:sz w:val="24"/>
          <w:szCs w:val="22"/>
        </w:rPr>
        <w:t>três</w:t>
      </w:r>
      <w:r>
        <w:rPr>
          <w:sz w:val="24"/>
          <w:szCs w:val="22"/>
        </w:rPr>
        <w:t xml:space="preserve"> tarefas de extrema importância: a gestão e manutenção do servidor, feita com recurso</w:t>
      </w:r>
      <w:del w:id="634" w:author="Carlos Campos" w:date="2020-07-10T11:55:00Z">
        <w:r w:rsidDel="000354B9">
          <w:rPr>
            <w:sz w:val="24"/>
            <w:szCs w:val="22"/>
          </w:rPr>
          <w:delText xml:space="preserve"> á </w:delText>
        </w:r>
      </w:del>
      <w:ins w:id="635" w:author="Carlos Campos" w:date="2020-07-10T11:55:00Z">
        <w:r w:rsidR="00B51B4C">
          <w:rPr>
            <w:sz w:val="24"/>
            <w:szCs w:val="22"/>
          </w:rPr>
          <w:t xml:space="preserve"> à </w:t>
        </w:r>
      </w:ins>
      <w:r>
        <w:rPr>
          <w:sz w:val="24"/>
          <w:szCs w:val="22"/>
        </w:rPr>
        <w:t xml:space="preserve">tecnologia referida anteriormente </w:t>
      </w:r>
      <w:proofErr w:type="spellStart"/>
      <w:r w:rsidR="0045610E">
        <w:rPr>
          <w:sz w:val="24"/>
          <w:szCs w:val="22"/>
        </w:rPr>
        <w:t>F</w:t>
      </w:r>
      <w:r>
        <w:rPr>
          <w:sz w:val="24"/>
          <w:szCs w:val="22"/>
        </w:rPr>
        <w:t>lask</w:t>
      </w:r>
      <w:proofErr w:type="spellEnd"/>
      <w:r>
        <w:rPr>
          <w:sz w:val="24"/>
          <w:szCs w:val="22"/>
        </w:rPr>
        <w:t>;</w:t>
      </w:r>
      <w:r w:rsidR="0045610E">
        <w:rPr>
          <w:sz w:val="24"/>
          <w:szCs w:val="22"/>
        </w:rPr>
        <w:t xml:space="preserve"> a leitura e processamento dos dados armazenados nas bases de dados; e a passagem do conteúdo para as tecnologias de </w:t>
      </w:r>
      <w:proofErr w:type="spellStart"/>
      <w:r w:rsidR="0045610E">
        <w:rPr>
          <w:sz w:val="24"/>
          <w:szCs w:val="22"/>
        </w:rPr>
        <w:t>front-end</w:t>
      </w:r>
      <w:proofErr w:type="spellEnd"/>
      <w:r w:rsidR="0045610E">
        <w:rPr>
          <w:sz w:val="24"/>
          <w:szCs w:val="22"/>
        </w:rPr>
        <w:t xml:space="preserve">. O JavaScript é utilizado para atribuir </w:t>
      </w:r>
      <w:r w:rsidR="00603AE6">
        <w:rPr>
          <w:sz w:val="24"/>
          <w:szCs w:val="22"/>
        </w:rPr>
        <w:t xml:space="preserve">características dinâmicas e atualizar a informação da página html. </w:t>
      </w:r>
    </w:p>
    <w:bookmarkEnd w:id="619"/>
    <w:p w14:paraId="363BD6A8" w14:textId="45DCD519" w:rsidR="0098179C" w:rsidRDefault="0098179C" w:rsidP="008C5446">
      <w:pPr>
        <w:rPr>
          <w:sz w:val="24"/>
          <w:szCs w:val="22"/>
        </w:rPr>
      </w:pPr>
    </w:p>
    <w:p w14:paraId="5CB78BF0" w14:textId="6A74E4C2" w:rsidR="00603AE6" w:rsidRDefault="004C6011" w:rsidP="008C5446">
      <w:pPr>
        <w:rPr>
          <w:sz w:val="24"/>
          <w:szCs w:val="22"/>
        </w:rPr>
      </w:pPr>
      <w:r w:rsidRPr="0098179C">
        <w:rPr>
          <w:noProof/>
          <w:lang w:eastAsia="pt-PT"/>
        </w:rPr>
        <w:drawing>
          <wp:anchor distT="0" distB="0" distL="114300" distR="114300" simplePos="0" relativeHeight="251650560" behindDoc="0" locked="0" layoutInCell="1" allowOverlap="1" wp14:anchorId="2A3FFD20" wp14:editId="1DD320C0">
            <wp:simplePos x="0" y="0"/>
            <wp:positionH relativeFrom="margin">
              <wp:posOffset>814070</wp:posOffset>
            </wp:positionH>
            <wp:positionV relativeFrom="margin">
              <wp:posOffset>3333750</wp:posOffset>
            </wp:positionV>
            <wp:extent cx="3962400" cy="1775460"/>
            <wp:effectExtent l="0" t="0" r="0" b="0"/>
            <wp:wrapSquare wrapText="bothSides"/>
            <wp:docPr id="10" name="Imagem 10" descr="Uma imagem com captura de ecrã, relógi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_interface.jpg"/>
                    <pic:cNvPicPr/>
                  </pic:nvPicPr>
                  <pic:blipFill>
                    <a:blip r:embed="rId26">
                      <a:extLst>
                        <a:ext uri="{28A0092B-C50C-407E-A947-70E740481C1C}">
                          <a14:useLocalDpi xmlns:a14="http://schemas.microsoft.com/office/drawing/2010/main" val="0"/>
                        </a:ext>
                      </a:extLst>
                    </a:blip>
                    <a:stretch>
                      <a:fillRect/>
                    </a:stretch>
                  </pic:blipFill>
                  <pic:spPr>
                    <a:xfrm>
                      <a:off x="0" y="0"/>
                      <a:ext cx="3962400" cy="1775460"/>
                    </a:xfrm>
                    <a:prstGeom prst="rect">
                      <a:avLst/>
                    </a:prstGeom>
                  </pic:spPr>
                </pic:pic>
              </a:graphicData>
            </a:graphic>
            <wp14:sizeRelH relativeFrom="margin">
              <wp14:pctWidth>0</wp14:pctWidth>
            </wp14:sizeRelH>
            <wp14:sizeRelV relativeFrom="margin">
              <wp14:pctHeight>0</wp14:pctHeight>
            </wp14:sizeRelV>
          </wp:anchor>
        </w:drawing>
      </w:r>
    </w:p>
    <w:p w14:paraId="178939F7" w14:textId="5C5C6607" w:rsidR="001F31F1" w:rsidRDefault="001F31F1" w:rsidP="008C5446">
      <w:pPr>
        <w:rPr>
          <w:sz w:val="24"/>
          <w:szCs w:val="22"/>
        </w:rPr>
      </w:pPr>
    </w:p>
    <w:p w14:paraId="6975CF34" w14:textId="63C07C7E" w:rsidR="001F31F1" w:rsidRPr="008C5446" w:rsidRDefault="001F31F1" w:rsidP="008C5446">
      <w:pPr>
        <w:rPr>
          <w:sz w:val="24"/>
          <w:szCs w:val="22"/>
        </w:rPr>
      </w:pPr>
    </w:p>
    <w:p w14:paraId="27579C00" w14:textId="49EC4A00" w:rsidR="008C7A09" w:rsidRDefault="008C7A09" w:rsidP="008C7A09">
      <w:pPr>
        <w:tabs>
          <w:tab w:val="left" w:pos="3332"/>
        </w:tabs>
        <w:jc w:val="left"/>
        <w:rPr>
          <w:rFonts w:ascii="Courier New" w:hAnsi="Courier New"/>
          <w:lang w:eastAsia="pt-PT"/>
        </w:rPr>
      </w:pPr>
      <w:r>
        <w:rPr>
          <w:rFonts w:ascii="Courier New" w:hAnsi="Courier New"/>
          <w:lang w:eastAsia="pt-PT"/>
        </w:rPr>
        <w:tab/>
      </w:r>
    </w:p>
    <w:p w14:paraId="6BD41C0D" w14:textId="70C4FE21" w:rsidR="008C7A09" w:rsidRDefault="008C7A09" w:rsidP="008C7A09">
      <w:pPr>
        <w:tabs>
          <w:tab w:val="left" w:pos="3332"/>
        </w:tabs>
      </w:pPr>
      <w:r>
        <w:tab/>
      </w:r>
    </w:p>
    <w:p w14:paraId="4B538BA8" w14:textId="1ABDC51F" w:rsidR="00A33E17" w:rsidDel="004C6011" w:rsidRDefault="00A33E17" w:rsidP="004C6011">
      <w:pPr>
        <w:pStyle w:val="Texto"/>
        <w:rPr>
          <w:del w:id="636" w:author="Andre Marques" w:date="2020-07-12T15:57:00Z"/>
          <w:b/>
          <w:bCs/>
          <w:sz w:val="20"/>
        </w:rPr>
      </w:pPr>
    </w:p>
    <w:p w14:paraId="7D3FEBFB" w14:textId="77777777" w:rsidR="004C6011" w:rsidRDefault="004C6011" w:rsidP="008C7A09">
      <w:pPr>
        <w:tabs>
          <w:tab w:val="left" w:pos="3332"/>
        </w:tabs>
        <w:rPr>
          <w:ins w:id="637" w:author="Andre Marques" w:date="2020-07-12T15:57:00Z"/>
        </w:rPr>
      </w:pPr>
    </w:p>
    <w:p w14:paraId="2219E4B5" w14:textId="0CC42366" w:rsidR="00A33E17" w:rsidDel="004C6011" w:rsidRDefault="00A33E17" w:rsidP="008C7A09">
      <w:pPr>
        <w:tabs>
          <w:tab w:val="left" w:pos="3332"/>
        </w:tabs>
        <w:rPr>
          <w:del w:id="638" w:author="Andre Marques" w:date="2020-07-12T15:57:00Z"/>
        </w:rPr>
      </w:pPr>
    </w:p>
    <w:p w14:paraId="0C66FF97" w14:textId="1F997579" w:rsidR="004C6011" w:rsidRDefault="004C6011">
      <w:pPr>
        <w:pStyle w:val="Texto"/>
        <w:rPr>
          <w:ins w:id="639" w:author="Andre Marques" w:date="2020-07-12T15:56:00Z"/>
          <w:b/>
          <w:bCs/>
          <w:sz w:val="20"/>
        </w:rPr>
        <w:pPrChange w:id="640" w:author="Andre Marques" w:date="2020-07-12T15:57:00Z">
          <w:pPr>
            <w:pStyle w:val="Texto"/>
            <w:jc w:val="center"/>
          </w:pPr>
        </w:pPrChange>
      </w:pPr>
    </w:p>
    <w:p w14:paraId="6A9D336D" w14:textId="77777777" w:rsidR="004C6011" w:rsidRDefault="004C6011" w:rsidP="004C6011">
      <w:pPr>
        <w:pStyle w:val="Texto"/>
        <w:jc w:val="center"/>
        <w:rPr>
          <w:ins w:id="641" w:author="Andre Marques" w:date="2020-07-12T15:58:00Z"/>
          <w:b/>
          <w:bCs/>
          <w:sz w:val="20"/>
        </w:rPr>
      </w:pPr>
    </w:p>
    <w:p w14:paraId="32E4E181" w14:textId="3730EA67" w:rsidR="004C6011" w:rsidRDefault="004C6011" w:rsidP="004C6011">
      <w:pPr>
        <w:pStyle w:val="Texto"/>
        <w:jc w:val="center"/>
        <w:rPr>
          <w:ins w:id="642" w:author="Andre Marques" w:date="2020-07-12T15:56:00Z"/>
          <w:b/>
          <w:bCs/>
          <w:sz w:val="20"/>
        </w:rPr>
      </w:pPr>
      <w:ins w:id="643" w:author="Andre Marques" w:date="2020-07-12T15:56:00Z">
        <w:r w:rsidRPr="003D7C81">
          <w:rPr>
            <w:b/>
            <w:bCs/>
            <w:sz w:val="20"/>
          </w:rPr>
          <w:t xml:space="preserve">Figura </w:t>
        </w:r>
        <w:proofErr w:type="gramStart"/>
        <w:r>
          <w:rPr>
            <w:b/>
            <w:bCs/>
            <w:sz w:val="20"/>
          </w:rPr>
          <w:t>8</w:t>
        </w:r>
        <w:r w:rsidRPr="003D7C81">
          <w:rPr>
            <w:b/>
            <w:bCs/>
            <w:sz w:val="20"/>
          </w:rPr>
          <w:t xml:space="preserve"> </w:t>
        </w:r>
        <w:r>
          <w:rPr>
            <w:b/>
            <w:bCs/>
            <w:sz w:val="20"/>
          </w:rPr>
          <w:t xml:space="preserve"> Diagrama</w:t>
        </w:r>
        <w:proofErr w:type="gramEnd"/>
        <w:r>
          <w:rPr>
            <w:b/>
            <w:bCs/>
            <w:sz w:val="20"/>
          </w:rPr>
          <w:t xml:space="preserve"> de interações da interface gráfica </w:t>
        </w:r>
      </w:ins>
    </w:p>
    <w:p w14:paraId="62284CDD" w14:textId="5D93B96E" w:rsidR="00A33E17" w:rsidDel="004C6011" w:rsidRDefault="00A33E17" w:rsidP="008C7A09">
      <w:pPr>
        <w:tabs>
          <w:tab w:val="left" w:pos="3332"/>
        </w:tabs>
        <w:rPr>
          <w:del w:id="644" w:author="Andre Marques" w:date="2020-07-12T15:56:00Z"/>
        </w:rPr>
      </w:pPr>
    </w:p>
    <w:p w14:paraId="532C231B" w14:textId="3F2ED68A" w:rsidR="00A33E17" w:rsidDel="004C6011" w:rsidRDefault="00A33E17" w:rsidP="008C7A09">
      <w:pPr>
        <w:tabs>
          <w:tab w:val="left" w:pos="3332"/>
        </w:tabs>
        <w:rPr>
          <w:del w:id="645" w:author="Andre Marques" w:date="2020-07-12T15:56:00Z"/>
        </w:rPr>
      </w:pPr>
    </w:p>
    <w:p w14:paraId="7599BD62" w14:textId="02E94D8B" w:rsidR="00A33E17" w:rsidDel="004C6011" w:rsidRDefault="00A33E17" w:rsidP="008C7A09">
      <w:pPr>
        <w:tabs>
          <w:tab w:val="left" w:pos="3332"/>
        </w:tabs>
        <w:rPr>
          <w:del w:id="646" w:author="Andre Marques" w:date="2020-07-12T15:56:00Z"/>
        </w:rPr>
      </w:pPr>
    </w:p>
    <w:p w14:paraId="68F9EE03" w14:textId="77777777" w:rsidR="00A33E17" w:rsidDel="004C6011" w:rsidRDefault="00A33E17" w:rsidP="008C7A09">
      <w:pPr>
        <w:tabs>
          <w:tab w:val="left" w:pos="3332"/>
        </w:tabs>
        <w:rPr>
          <w:del w:id="647" w:author="Andre Marques" w:date="2020-07-12T15:53:00Z"/>
        </w:rPr>
      </w:pPr>
    </w:p>
    <w:p w14:paraId="6F2A28FF" w14:textId="4B508611" w:rsidR="00A33E17" w:rsidDel="004C6011" w:rsidRDefault="00A33E17" w:rsidP="008C7A09">
      <w:pPr>
        <w:tabs>
          <w:tab w:val="left" w:pos="3332"/>
        </w:tabs>
        <w:rPr>
          <w:del w:id="648" w:author="Andre Marques" w:date="2020-07-12T15:56:00Z"/>
        </w:rPr>
      </w:pPr>
    </w:p>
    <w:p w14:paraId="538A512A" w14:textId="77777777" w:rsidR="00A33E17" w:rsidDel="004C6011" w:rsidRDefault="00A33E17" w:rsidP="008C7A09">
      <w:pPr>
        <w:tabs>
          <w:tab w:val="left" w:pos="3332"/>
        </w:tabs>
        <w:rPr>
          <w:del w:id="649" w:author="Andre Marques" w:date="2020-07-12T15:53:00Z"/>
        </w:rPr>
      </w:pPr>
    </w:p>
    <w:p w14:paraId="6CAD3D78" w14:textId="77777777" w:rsidR="00A33E17" w:rsidDel="004C6011" w:rsidRDefault="00A33E17" w:rsidP="008C7A09">
      <w:pPr>
        <w:tabs>
          <w:tab w:val="left" w:pos="3332"/>
        </w:tabs>
        <w:rPr>
          <w:del w:id="650" w:author="Andre Marques" w:date="2020-07-12T15:53:00Z"/>
        </w:rPr>
      </w:pPr>
    </w:p>
    <w:p w14:paraId="4766E9C7" w14:textId="77777777" w:rsidR="00A33E17" w:rsidDel="004C6011" w:rsidRDefault="00A33E17" w:rsidP="008C7A09">
      <w:pPr>
        <w:tabs>
          <w:tab w:val="left" w:pos="3332"/>
        </w:tabs>
        <w:rPr>
          <w:del w:id="651" w:author="Andre Marques" w:date="2020-07-12T15:53:00Z"/>
        </w:rPr>
      </w:pPr>
    </w:p>
    <w:p w14:paraId="2DD2CF35" w14:textId="6B341956" w:rsidR="00A33E17" w:rsidDel="004C6011" w:rsidRDefault="00A33E17" w:rsidP="008C7A09">
      <w:pPr>
        <w:tabs>
          <w:tab w:val="left" w:pos="3332"/>
        </w:tabs>
        <w:rPr>
          <w:del w:id="652" w:author="Andre Marques" w:date="2020-07-12T15:56:00Z"/>
        </w:rPr>
      </w:pPr>
    </w:p>
    <w:p w14:paraId="2E5ED033" w14:textId="38EA71D0" w:rsidR="00EB0BD7" w:rsidDel="004C6011" w:rsidRDefault="00A33E17" w:rsidP="00A33E17">
      <w:pPr>
        <w:pStyle w:val="Texto"/>
        <w:tabs>
          <w:tab w:val="center" w:pos="4393"/>
          <w:tab w:val="left" w:pos="6045"/>
        </w:tabs>
        <w:jc w:val="left"/>
        <w:rPr>
          <w:del w:id="653" w:author="Andre Marques" w:date="2020-07-12T15:56:00Z"/>
          <w:b/>
          <w:bCs/>
          <w:sz w:val="20"/>
        </w:rPr>
      </w:pPr>
      <w:bookmarkStart w:id="654" w:name="_Hlk44947514"/>
      <w:del w:id="655" w:author="Andre Marques" w:date="2020-07-12T15:56:00Z">
        <w:r w:rsidDel="004C6011">
          <w:rPr>
            <w:b/>
            <w:bCs/>
            <w:sz w:val="20"/>
          </w:rPr>
          <w:tab/>
        </w:r>
        <w:r w:rsidRPr="003D7C81" w:rsidDel="004C6011">
          <w:rPr>
            <w:b/>
            <w:bCs/>
            <w:sz w:val="20"/>
          </w:rPr>
          <w:delText xml:space="preserve">Figura </w:delText>
        </w:r>
        <w:r w:rsidDel="004C6011">
          <w:rPr>
            <w:b/>
            <w:bCs/>
            <w:sz w:val="20"/>
          </w:rPr>
          <w:delText>9</w:delText>
        </w:r>
        <w:r w:rsidRPr="003D7C81" w:rsidDel="004C6011">
          <w:rPr>
            <w:b/>
            <w:bCs/>
            <w:sz w:val="20"/>
          </w:rPr>
          <w:delText xml:space="preserve"> </w:delText>
        </w:r>
        <w:r w:rsidDel="004C6011">
          <w:rPr>
            <w:b/>
            <w:bCs/>
            <w:sz w:val="20"/>
          </w:rPr>
          <w:delText xml:space="preserve"> Mapa de diretórios da aplicação</w:delText>
        </w:r>
      </w:del>
    </w:p>
    <w:bookmarkEnd w:id="654"/>
    <w:p w14:paraId="79BE4A41" w14:textId="479C2058" w:rsidR="004C6011" w:rsidRDefault="00EB0BD7" w:rsidP="005A5D52">
      <w:pPr>
        <w:pStyle w:val="Texto"/>
        <w:tabs>
          <w:tab w:val="center" w:pos="4393"/>
          <w:tab w:val="left" w:pos="6045"/>
        </w:tabs>
        <w:rPr>
          <w:ins w:id="656" w:author="Andre Marques" w:date="2020-07-12T15:58:00Z"/>
          <w:b/>
          <w:bCs/>
          <w:sz w:val="20"/>
        </w:rPr>
      </w:pPr>
      <w:del w:id="657" w:author="Andre Marques" w:date="2020-07-12T15:58:00Z">
        <w:r w:rsidDel="004C6011">
          <w:rPr>
            <w:b/>
            <w:bCs/>
            <w:sz w:val="20"/>
          </w:rPr>
          <w:delText xml:space="preserve"> </w:delText>
        </w:r>
      </w:del>
    </w:p>
    <w:p w14:paraId="36BCB72C" w14:textId="14339687" w:rsidR="002F104D" w:rsidRDefault="00A33E17" w:rsidP="005A5D52">
      <w:pPr>
        <w:pStyle w:val="Texto"/>
        <w:tabs>
          <w:tab w:val="center" w:pos="4393"/>
          <w:tab w:val="left" w:pos="6045"/>
        </w:tabs>
        <w:rPr>
          <w:ins w:id="658" w:author="Andre Marques" w:date="2020-07-12T15:57:00Z"/>
          <w:szCs w:val="24"/>
        </w:rPr>
      </w:pPr>
      <w:bookmarkStart w:id="659" w:name="_Hlk45472974"/>
      <w:r>
        <w:rPr>
          <w:szCs w:val="24"/>
        </w:rPr>
        <w:t xml:space="preserve">A microestrutura </w:t>
      </w:r>
      <w:proofErr w:type="spellStart"/>
      <w:r>
        <w:rPr>
          <w:szCs w:val="24"/>
        </w:rPr>
        <w:t>flask</w:t>
      </w:r>
      <w:proofErr w:type="spellEnd"/>
      <w:r>
        <w:rPr>
          <w:szCs w:val="24"/>
        </w:rPr>
        <w:t xml:space="preserve"> necessita que os ficheiros sigam a estrutura apresentada na figura 9, o programa principal “interface.py” tem de estar dentro do diretório principal “/interface”</w:t>
      </w:r>
      <w:r w:rsidR="0068696D">
        <w:rPr>
          <w:szCs w:val="24"/>
        </w:rPr>
        <w:t>; os ficheiros html modelo devem ser colocados numa pasta com o nome “</w:t>
      </w:r>
      <w:proofErr w:type="spellStart"/>
      <w:r w:rsidR="0068696D">
        <w:rPr>
          <w:szCs w:val="24"/>
        </w:rPr>
        <w:t>templates</w:t>
      </w:r>
      <w:proofErr w:type="spellEnd"/>
      <w:r w:rsidR="0068696D">
        <w:rPr>
          <w:szCs w:val="24"/>
        </w:rPr>
        <w:t xml:space="preserve">”; e </w:t>
      </w:r>
      <w:r w:rsidR="000C6DED">
        <w:rPr>
          <w:szCs w:val="24"/>
        </w:rPr>
        <w:t>os ficheiros</w:t>
      </w:r>
      <w:r w:rsidR="0068696D">
        <w:rPr>
          <w:szCs w:val="24"/>
        </w:rPr>
        <w:t xml:space="preserve"> do tipo </w:t>
      </w:r>
      <w:proofErr w:type="spellStart"/>
      <w:r w:rsidR="0068696D">
        <w:rPr>
          <w:szCs w:val="24"/>
        </w:rPr>
        <w:t>js</w:t>
      </w:r>
      <w:proofErr w:type="spellEnd"/>
      <w:r w:rsidR="0068696D">
        <w:rPr>
          <w:szCs w:val="24"/>
        </w:rPr>
        <w:t xml:space="preserve"> (</w:t>
      </w:r>
      <w:proofErr w:type="spellStart"/>
      <w:r w:rsidR="0068696D">
        <w:rPr>
          <w:szCs w:val="24"/>
        </w:rPr>
        <w:t>javaScript</w:t>
      </w:r>
      <w:proofErr w:type="spellEnd"/>
      <w:r w:rsidR="0068696D">
        <w:rPr>
          <w:szCs w:val="24"/>
        </w:rPr>
        <w:t xml:space="preserve">) e </w:t>
      </w:r>
      <w:proofErr w:type="spellStart"/>
      <w:r w:rsidR="0068696D">
        <w:rPr>
          <w:szCs w:val="24"/>
        </w:rPr>
        <w:t>css</w:t>
      </w:r>
      <w:proofErr w:type="spellEnd"/>
      <w:r w:rsidR="0068696D">
        <w:rPr>
          <w:szCs w:val="24"/>
        </w:rPr>
        <w:t xml:space="preserve"> dentro do diretório “</w:t>
      </w:r>
      <w:proofErr w:type="spellStart"/>
      <w:r w:rsidR="0068696D">
        <w:rPr>
          <w:szCs w:val="24"/>
        </w:rPr>
        <w:t>static</w:t>
      </w:r>
      <w:proofErr w:type="spellEnd"/>
      <w:r w:rsidR="0068696D">
        <w:rPr>
          <w:szCs w:val="24"/>
        </w:rPr>
        <w:t>”.</w:t>
      </w:r>
    </w:p>
    <w:bookmarkEnd w:id="659"/>
    <w:p w14:paraId="4B3D0CF8" w14:textId="00276854" w:rsidR="004C6011" w:rsidRDefault="004C6011" w:rsidP="005A5D52">
      <w:pPr>
        <w:pStyle w:val="Texto"/>
        <w:tabs>
          <w:tab w:val="center" w:pos="4393"/>
          <w:tab w:val="left" w:pos="6045"/>
        </w:tabs>
        <w:rPr>
          <w:ins w:id="660" w:author="Andre Marques" w:date="2020-07-12T15:57:00Z"/>
          <w:szCs w:val="24"/>
        </w:rPr>
      </w:pPr>
    </w:p>
    <w:p w14:paraId="02DA1704" w14:textId="0AD6CB4E" w:rsidR="004C6011" w:rsidRDefault="004C6011" w:rsidP="005A5D52">
      <w:pPr>
        <w:pStyle w:val="Texto"/>
        <w:tabs>
          <w:tab w:val="center" w:pos="4393"/>
          <w:tab w:val="left" w:pos="6045"/>
        </w:tabs>
        <w:rPr>
          <w:ins w:id="661" w:author="Andre Marques" w:date="2020-07-12T15:57:00Z"/>
          <w:szCs w:val="24"/>
        </w:rPr>
      </w:pPr>
    </w:p>
    <w:p w14:paraId="6D42274F" w14:textId="1DEAE679" w:rsidR="004C6011" w:rsidRDefault="004C6011" w:rsidP="005A5D52">
      <w:pPr>
        <w:pStyle w:val="Texto"/>
        <w:tabs>
          <w:tab w:val="center" w:pos="4393"/>
          <w:tab w:val="left" w:pos="6045"/>
        </w:tabs>
        <w:rPr>
          <w:ins w:id="662" w:author="Andre Marques" w:date="2020-07-12T15:57:00Z"/>
          <w:szCs w:val="24"/>
        </w:rPr>
      </w:pPr>
    </w:p>
    <w:p w14:paraId="57985FFC" w14:textId="77777777" w:rsidR="004C6011" w:rsidRDefault="004C6011" w:rsidP="005A5D52">
      <w:pPr>
        <w:pStyle w:val="Texto"/>
        <w:tabs>
          <w:tab w:val="center" w:pos="4393"/>
          <w:tab w:val="left" w:pos="6045"/>
        </w:tabs>
        <w:rPr>
          <w:ins w:id="663" w:author="Andre Marques" w:date="2020-07-12T15:57:00Z"/>
          <w:szCs w:val="24"/>
        </w:rPr>
      </w:pPr>
    </w:p>
    <w:p w14:paraId="5144F85A" w14:textId="50385356" w:rsidR="004C6011" w:rsidRDefault="004C6011" w:rsidP="005A5D52">
      <w:pPr>
        <w:pStyle w:val="Texto"/>
        <w:tabs>
          <w:tab w:val="center" w:pos="4393"/>
          <w:tab w:val="left" w:pos="6045"/>
        </w:tabs>
        <w:rPr>
          <w:ins w:id="664" w:author="Andre Marques" w:date="2020-07-12T15:57:00Z"/>
          <w:szCs w:val="24"/>
        </w:rPr>
      </w:pPr>
    </w:p>
    <w:p w14:paraId="1BE1F65E" w14:textId="77777777" w:rsidR="004C6011" w:rsidRDefault="004C6011" w:rsidP="005A5D52">
      <w:pPr>
        <w:pStyle w:val="Texto"/>
        <w:tabs>
          <w:tab w:val="center" w:pos="4393"/>
          <w:tab w:val="left" w:pos="6045"/>
        </w:tabs>
        <w:rPr>
          <w:ins w:id="665" w:author="Andre Marques" w:date="2020-07-12T15:56:00Z"/>
          <w:szCs w:val="24"/>
        </w:rPr>
      </w:pPr>
    </w:p>
    <w:p w14:paraId="6043D1BD" w14:textId="5CF22312" w:rsidR="004C6011" w:rsidRDefault="004C6011" w:rsidP="005A5D52">
      <w:pPr>
        <w:pStyle w:val="Texto"/>
        <w:tabs>
          <w:tab w:val="center" w:pos="4393"/>
          <w:tab w:val="left" w:pos="6045"/>
        </w:tabs>
        <w:rPr>
          <w:ins w:id="666" w:author="Andre Marques" w:date="2020-07-12T15:56:00Z"/>
          <w:szCs w:val="24"/>
        </w:rPr>
      </w:pPr>
      <w:r>
        <w:rPr>
          <w:noProof/>
          <w:szCs w:val="22"/>
          <w:lang w:eastAsia="pt-PT"/>
        </w:rPr>
        <w:drawing>
          <wp:anchor distT="0" distB="0" distL="114300" distR="114300" simplePos="0" relativeHeight="251664896" behindDoc="0" locked="0" layoutInCell="1" allowOverlap="1" wp14:anchorId="2D6EECC7" wp14:editId="7D872278">
            <wp:simplePos x="0" y="0"/>
            <wp:positionH relativeFrom="margin">
              <wp:posOffset>1767205</wp:posOffset>
            </wp:positionH>
            <wp:positionV relativeFrom="margin">
              <wp:posOffset>13970</wp:posOffset>
            </wp:positionV>
            <wp:extent cx="1864360" cy="2514600"/>
            <wp:effectExtent l="0" t="0" r="0" b="0"/>
            <wp:wrapSquare wrapText="bothSides"/>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es_interface (2).jpg"/>
                    <pic:cNvPicPr/>
                  </pic:nvPicPr>
                  <pic:blipFill>
                    <a:blip r:embed="rId27">
                      <a:extLst>
                        <a:ext uri="{28A0092B-C50C-407E-A947-70E740481C1C}">
                          <a14:useLocalDpi xmlns:a14="http://schemas.microsoft.com/office/drawing/2010/main" val="0"/>
                        </a:ext>
                      </a:extLst>
                    </a:blip>
                    <a:stretch>
                      <a:fillRect/>
                    </a:stretch>
                  </pic:blipFill>
                  <pic:spPr>
                    <a:xfrm>
                      <a:off x="0" y="0"/>
                      <a:ext cx="1864360" cy="2514600"/>
                    </a:xfrm>
                    <a:prstGeom prst="rect">
                      <a:avLst/>
                    </a:prstGeom>
                  </pic:spPr>
                </pic:pic>
              </a:graphicData>
            </a:graphic>
            <wp14:sizeRelH relativeFrom="margin">
              <wp14:pctWidth>0</wp14:pctWidth>
            </wp14:sizeRelH>
            <wp14:sizeRelV relativeFrom="margin">
              <wp14:pctHeight>0</wp14:pctHeight>
            </wp14:sizeRelV>
          </wp:anchor>
        </w:drawing>
      </w:r>
    </w:p>
    <w:p w14:paraId="379347F2" w14:textId="7B7B3038" w:rsidR="004C6011" w:rsidRDefault="004C6011" w:rsidP="005A5D52">
      <w:pPr>
        <w:pStyle w:val="Texto"/>
        <w:tabs>
          <w:tab w:val="center" w:pos="4393"/>
          <w:tab w:val="left" w:pos="6045"/>
        </w:tabs>
        <w:rPr>
          <w:ins w:id="667" w:author="Andre Marques" w:date="2020-07-12T15:56:00Z"/>
          <w:szCs w:val="24"/>
        </w:rPr>
      </w:pPr>
    </w:p>
    <w:p w14:paraId="1C3D92B8" w14:textId="3943110E" w:rsidR="004C6011" w:rsidRDefault="004C6011" w:rsidP="005A5D52">
      <w:pPr>
        <w:pStyle w:val="Texto"/>
        <w:tabs>
          <w:tab w:val="center" w:pos="4393"/>
          <w:tab w:val="left" w:pos="6045"/>
        </w:tabs>
        <w:rPr>
          <w:ins w:id="668" w:author="Andre Marques" w:date="2020-07-12T15:56:00Z"/>
          <w:szCs w:val="24"/>
        </w:rPr>
      </w:pPr>
    </w:p>
    <w:p w14:paraId="21B70453" w14:textId="4B91AB75" w:rsidR="004C6011" w:rsidRDefault="004C6011" w:rsidP="004C6011">
      <w:pPr>
        <w:pStyle w:val="Texto"/>
        <w:tabs>
          <w:tab w:val="center" w:pos="4393"/>
          <w:tab w:val="left" w:pos="6045"/>
        </w:tabs>
        <w:jc w:val="left"/>
        <w:rPr>
          <w:ins w:id="669" w:author="Andre Marques" w:date="2020-07-12T15:58:00Z"/>
          <w:szCs w:val="24"/>
        </w:rPr>
      </w:pPr>
    </w:p>
    <w:p w14:paraId="2E6B7907" w14:textId="77777777" w:rsidR="004C6011" w:rsidRDefault="004C6011" w:rsidP="004C6011">
      <w:pPr>
        <w:pStyle w:val="Texto"/>
        <w:tabs>
          <w:tab w:val="center" w:pos="4393"/>
          <w:tab w:val="left" w:pos="6045"/>
        </w:tabs>
        <w:jc w:val="left"/>
        <w:rPr>
          <w:ins w:id="670" w:author="Andre Marques" w:date="2020-07-12T15:57:00Z"/>
          <w:szCs w:val="24"/>
        </w:rPr>
      </w:pPr>
    </w:p>
    <w:p w14:paraId="78E663DA" w14:textId="39919968" w:rsidR="004C6011" w:rsidRDefault="004C6011">
      <w:pPr>
        <w:pStyle w:val="Texto"/>
        <w:tabs>
          <w:tab w:val="center" w:pos="4393"/>
          <w:tab w:val="left" w:pos="6045"/>
        </w:tabs>
        <w:jc w:val="center"/>
        <w:rPr>
          <w:ins w:id="671" w:author="Andre Marques" w:date="2020-07-12T15:57:00Z"/>
          <w:b/>
          <w:bCs/>
          <w:sz w:val="20"/>
        </w:rPr>
        <w:pPrChange w:id="672" w:author="Andre Marques" w:date="2020-07-12T15:58:00Z">
          <w:pPr>
            <w:pStyle w:val="Texto"/>
            <w:tabs>
              <w:tab w:val="center" w:pos="4393"/>
              <w:tab w:val="left" w:pos="6045"/>
            </w:tabs>
            <w:jc w:val="left"/>
          </w:pPr>
        </w:pPrChange>
      </w:pPr>
      <w:ins w:id="673" w:author="Andre Marques" w:date="2020-07-12T15:57:00Z">
        <w:r w:rsidRPr="003D7C81">
          <w:rPr>
            <w:b/>
            <w:bCs/>
            <w:sz w:val="20"/>
          </w:rPr>
          <w:t xml:space="preserve">Figura </w:t>
        </w:r>
        <w:proofErr w:type="gramStart"/>
        <w:r>
          <w:rPr>
            <w:b/>
            <w:bCs/>
            <w:sz w:val="20"/>
          </w:rPr>
          <w:t>9</w:t>
        </w:r>
        <w:r w:rsidRPr="003D7C81">
          <w:rPr>
            <w:b/>
            <w:bCs/>
            <w:sz w:val="20"/>
          </w:rPr>
          <w:t xml:space="preserve"> </w:t>
        </w:r>
        <w:r>
          <w:rPr>
            <w:b/>
            <w:bCs/>
            <w:sz w:val="20"/>
          </w:rPr>
          <w:t xml:space="preserve"> Mapa</w:t>
        </w:r>
        <w:proofErr w:type="gramEnd"/>
        <w:r>
          <w:rPr>
            <w:b/>
            <w:bCs/>
            <w:sz w:val="20"/>
          </w:rPr>
          <w:t xml:space="preserve"> de diretórios da aplicação</w:t>
        </w:r>
      </w:ins>
    </w:p>
    <w:p w14:paraId="6DB94DB1" w14:textId="77777777" w:rsidR="004C6011" w:rsidRDefault="004C6011" w:rsidP="005A5D52">
      <w:pPr>
        <w:pStyle w:val="Texto"/>
        <w:tabs>
          <w:tab w:val="center" w:pos="4393"/>
          <w:tab w:val="left" w:pos="6045"/>
        </w:tabs>
        <w:rPr>
          <w:szCs w:val="24"/>
        </w:rPr>
      </w:pPr>
    </w:p>
    <w:p w14:paraId="2B23A27F" w14:textId="72129018" w:rsidR="002F104D" w:rsidRPr="002F104D" w:rsidRDefault="002F104D" w:rsidP="002F104D">
      <w:pPr>
        <w:pStyle w:val="Texto"/>
        <w:tabs>
          <w:tab w:val="center" w:pos="4393"/>
          <w:tab w:val="left" w:pos="6045"/>
        </w:tabs>
        <w:rPr>
          <w:b/>
          <w:bCs/>
          <w:sz w:val="26"/>
          <w:szCs w:val="26"/>
        </w:rPr>
      </w:pPr>
      <w:r w:rsidRPr="002F104D">
        <w:rPr>
          <w:b/>
          <w:bCs/>
          <w:sz w:val="26"/>
          <w:szCs w:val="26"/>
        </w:rPr>
        <w:t>3.</w:t>
      </w:r>
      <w:ins w:id="674" w:author="Andre Marques" w:date="2020-07-12T17:00:00Z">
        <w:r w:rsidR="00AA5AC0">
          <w:rPr>
            <w:b/>
            <w:bCs/>
            <w:sz w:val="26"/>
            <w:szCs w:val="26"/>
          </w:rPr>
          <w:t>3</w:t>
        </w:r>
      </w:ins>
      <w:del w:id="675" w:author="Andre Marques" w:date="2020-07-12T17:00:00Z">
        <w:r w:rsidRPr="002F104D" w:rsidDel="00AA5AC0">
          <w:rPr>
            <w:b/>
            <w:bCs/>
            <w:sz w:val="26"/>
            <w:szCs w:val="26"/>
          </w:rPr>
          <w:delText>2</w:delText>
        </w:r>
      </w:del>
      <w:r w:rsidRPr="002F104D">
        <w:rPr>
          <w:b/>
          <w:bCs/>
          <w:sz w:val="26"/>
          <w:szCs w:val="26"/>
        </w:rPr>
        <w:t xml:space="preserve">.1. </w:t>
      </w:r>
      <w:bookmarkStart w:id="676" w:name="_Hlk45036962"/>
      <w:r w:rsidRPr="002F104D">
        <w:rPr>
          <w:b/>
          <w:bCs/>
          <w:sz w:val="26"/>
          <w:szCs w:val="26"/>
        </w:rPr>
        <w:t xml:space="preserve">Desenvolvimento </w:t>
      </w:r>
      <w:proofErr w:type="spellStart"/>
      <w:r w:rsidRPr="002F104D">
        <w:rPr>
          <w:b/>
          <w:bCs/>
          <w:sz w:val="26"/>
          <w:szCs w:val="26"/>
        </w:rPr>
        <w:t>Back-end</w:t>
      </w:r>
      <w:bookmarkEnd w:id="676"/>
      <w:proofErr w:type="spellEnd"/>
    </w:p>
    <w:p w14:paraId="48469C47" w14:textId="2D415DF9" w:rsidR="00EB0BD7" w:rsidRDefault="000C6DED" w:rsidP="005A5D52">
      <w:pPr>
        <w:pStyle w:val="Texto"/>
        <w:tabs>
          <w:tab w:val="center" w:pos="4393"/>
          <w:tab w:val="left" w:pos="6045"/>
        </w:tabs>
        <w:rPr>
          <w:szCs w:val="24"/>
        </w:rPr>
      </w:pPr>
      <w:bookmarkStart w:id="677" w:name="_Hlk45473199"/>
      <w:r>
        <w:rPr>
          <w:szCs w:val="24"/>
        </w:rPr>
        <w:t>No desenvolvimento desta aplicação o servidor apenas precisou de dois “</w:t>
      </w:r>
      <w:proofErr w:type="spellStart"/>
      <w:r>
        <w:rPr>
          <w:szCs w:val="24"/>
        </w:rPr>
        <w:t>routes</w:t>
      </w:r>
      <w:proofErr w:type="spellEnd"/>
      <w:r>
        <w:rPr>
          <w:szCs w:val="24"/>
        </w:rPr>
        <w:t>”, o primeiro para proceder</w:t>
      </w:r>
      <w:del w:id="678" w:author="Carlos Campos" w:date="2020-07-10T11:55:00Z">
        <w:r w:rsidDel="000354B9">
          <w:rPr>
            <w:szCs w:val="24"/>
          </w:rPr>
          <w:delText xml:space="preserve"> á </w:delText>
        </w:r>
      </w:del>
      <w:ins w:id="679" w:author="Carlos Campos" w:date="2020-07-10T11:55:00Z">
        <w:r w:rsidR="000354B9">
          <w:rPr>
            <w:szCs w:val="24"/>
          </w:rPr>
          <w:t xml:space="preserve">  à  </w:t>
        </w:r>
      </w:ins>
      <w:proofErr w:type="spellStart"/>
      <w:r>
        <w:rPr>
          <w:szCs w:val="24"/>
        </w:rPr>
        <w:t>renderizaç</w:t>
      </w:r>
      <w:r w:rsidR="00EB0BD7">
        <w:rPr>
          <w:szCs w:val="24"/>
        </w:rPr>
        <w:t>ã</w:t>
      </w:r>
      <w:r>
        <w:rPr>
          <w:szCs w:val="24"/>
        </w:rPr>
        <w:t>o</w:t>
      </w:r>
      <w:proofErr w:type="spellEnd"/>
      <w:r>
        <w:rPr>
          <w:szCs w:val="24"/>
        </w:rPr>
        <w:t xml:space="preserve"> do modelo interface.html e o </w:t>
      </w:r>
      <w:r w:rsidR="00EB0BD7">
        <w:rPr>
          <w:szCs w:val="24"/>
        </w:rPr>
        <w:t>último</w:t>
      </w:r>
      <w:r>
        <w:rPr>
          <w:szCs w:val="24"/>
        </w:rPr>
        <w:t xml:space="preserve"> para obter os dados</w:t>
      </w:r>
      <w:r w:rsidR="00EB0BD7">
        <w:rPr>
          <w:szCs w:val="24"/>
        </w:rPr>
        <w:t xml:space="preserve"> que são visualizados na página html, tal como mostra o código abaixo.</w:t>
      </w:r>
    </w:p>
    <w:p w14:paraId="6E0A9FFA" w14:textId="48341E97" w:rsidR="00EB0BD7" w:rsidRPr="000354B9" w:rsidRDefault="00EB0BD7" w:rsidP="00EB0BD7">
      <w:pPr>
        <w:pStyle w:val="Cdigo"/>
        <w:rPr>
          <w:lang w:val="en-US"/>
          <w:rPrChange w:id="680" w:author="Carlos Campos" w:date="2020-07-10T11:54:00Z">
            <w:rPr/>
          </w:rPrChange>
        </w:rPr>
      </w:pPr>
      <w:r w:rsidRPr="000354B9">
        <w:rPr>
          <w:lang w:val="en-US"/>
          <w:rPrChange w:id="681" w:author="Carlos Campos" w:date="2020-07-10T11:54:00Z">
            <w:rPr/>
          </w:rPrChange>
        </w:rPr>
        <w:t>app = Flask(__name__)</w:t>
      </w:r>
    </w:p>
    <w:p w14:paraId="7EA1A66C" w14:textId="3B7B80FD" w:rsidR="00EB0BD7" w:rsidRPr="000354B9" w:rsidRDefault="00EB0BD7" w:rsidP="00EB0BD7">
      <w:pPr>
        <w:pStyle w:val="Cdigo"/>
        <w:rPr>
          <w:lang w:val="en-US"/>
          <w:rPrChange w:id="682" w:author="Carlos Campos" w:date="2020-07-10T11:54:00Z">
            <w:rPr/>
          </w:rPrChange>
        </w:rPr>
      </w:pPr>
      <w:r w:rsidRPr="000354B9">
        <w:rPr>
          <w:lang w:val="en-US"/>
          <w:rPrChange w:id="683" w:author="Carlos Campos" w:date="2020-07-10T11:54:00Z">
            <w:rPr/>
          </w:rPrChange>
        </w:rPr>
        <w:t>@</w:t>
      </w:r>
      <w:proofErr w:type="gramStart"/>
      <w:r w:rsidRPr="000354B9">
        <w:rPr>
          <w:lang w:val="en-US"/>
          <w:rPrChange w:id="684" w:author="Carlos Campos" w:date="2020-07-10T11:54:00Z">
            <w:rPr/>
          </w:rPrChange>
        </w:rPr>
        <w:t>app.route</w:t>
      </w:r>
      <w:proofErr w:type="gramEnd"/>
      <w:r w:rsidRPr="000354B9">
        <w:rPr>
          <w:lang w:val="en-US"/>
          <w:rPrChange w:id="685" w:author="Carlos Campos" w:date="2020-07-10T11:54:00Z">
            <w:rPr/>
          </w:rPrChange>
        </w:rPr>
        <w:t>("/")</w:t>
      </w:r>
    </w:p>
    <w:p w14:paraId="1A7A8349" w14:textId="13E6EA8C" w:rsidR="00EB0BD7" w:rsidRPr="000354B9" w:rsidRDefault="00EB0BD7" w:rsidP="00EB0BD7">
      <w:pPr>
        <w:pStyle w:val="Cdigo"/>
        <w:rPr>
          <w:lang w:val="en-US"/>
          <w:rPrChange w:id="686" w:author="Carlos Campos" w:date="2020-07-10T11:54:00Z">
            <w:rPr/>
          </w:rPrChange>
        </w:rPr>
      </w:pPr>
      <w:r w:rsidRPr="000354B9">
        <w:rPr>
          <w:lang w:val="en-US"/>
          <w:rPrChange w:id="687" w:author="Carlos Campos" w:date="2020-07-10T11:54:00Z">
            <w:rPr/>
          </w:rPrChange>
        </w:rPr>
        <w:t>@</w:t>
      </w:r>
      <w:proofErr w:type="gramStart"/>
      <w:r w:rsidRPr="000354B9">
        <w:rPr>
          <w:lang w:val="en-US"/>
          <w:rPrChange w:id="688" w:author="Carlos Campos" w:date="2020-07-10T11:54:00Z">
            <w:rPr/>
          </w:rPrChange>
        </w:rPr>
        <w:t>app.route</w:t>
      </w:r>
      <w:proofErr w:type="gramEnd"/>
      <w:r w:rsidRPr="000354B9">
        <w:rPr>
          <w:lang w:val="en-US"/>
          <w:rPrChange w:id="689" w:author="Carlos Campos" w:date="2020-07-10T11:54:00Z">
            <w:rPr/>
          </w:rPrChange>
        </w:rPr>
        <w:t>("/home")</w:t>
      </w:r>
    </w:p>
    <w:p w14:paraId="1F68087F" w14:textId="277CC218" w:rsidR="00EB0BD7" w:rsidRPr="00D63771" w:rsidRDefault="00EB0BD7" w:rsidP="00EB0BD7">
      <w:pPr>
        <w:pStyle w:val="Cdigo"/>
        <w:rPr>
          <w:lang w:val="en-US"/>
          <w:rPrChange w:id="690" w:author="Carlos Campos" w:date="2020-07-08T09:35:00Z">
            <w:rPr/>
          </w:rPrChange>
        </w:rPr>
      </w:pPr>
      <w:r w:rsidRPr="00D63771">
        <w:rPr>
          <w:lang w:val="en-US"/>
          <w:rPrChange w:id="691" w:author="Carlos Campos" w:date="2020-07-08T09:35:00Z">
            <w:rPr/>
          </w:rPrChange>
        </w:rPr>
        <w:t>d</w:t>
      </w:r>
      <w:r w:rsidR="00D45116" w:rsidRPr="00D63771">
        <w:rPr>
          <w:lang w:val="en-US"/>
          <w:rPrChange w:id="692" w:author="Carlos Campos" w:date="2020-07-08T09:35:00Z">
            <w:rPr/>
          </w:rPrChange>
        </w:rPr>
        <w:t>ef</w:t>
      </w:r>
      <w:r w:rsidRPr="00D63771">
        <w:rPr>
          <w:lang w:val="en-US"/>
          <w:rPrChange w:id="693" w:author="Carlos Campos" w:date="2020-07-08T09:35:00Z">
            <w:rPr/>
          </w:rPrChange>
        </w:rPr>
        <w:t xml:space="preserve"> </w:t>
      </w:r>
      <w:proofErr w:type="gramStart"/>
      <w:r w:rsidRPr="00D63771">
        <w:rPr>
          <w:lang w:val="en-US"/>
          <w:rPrChange w:id="694" w:author="Carlos Campos" w:date="2020-07-08T09:35:00Z">
            <w:rPr/>
          </w:rPrChange>
        </w:rPr>
        <w:t>home(</w:t>
      </w:r>
      <w:proofErr w:type="gramEnd"/>
      <w:r w:rsidRPr="00D63771">
        <w:rPr>
          <w:lang w:val="en-US"/>
          <w:rPrChange w:id="695" w:author="Carlos Campos" w:date="2020-07-08T09:35:00Z">
            <w:rPr/>
          </w:rPrChange>
        </w:rPr>
        <w:t>):</w:t>
      </w:r>
    </w:p>
    <w:p w14:paraId="751AB631" w14:textId="143A11C4" w:rsidR="00EB0BD7" w:rsidRPr="00D63771" w:rsidRDefault="00EB0BD7" w:rsidP="00EB0BD7">
      <w:pPr>
        <w:pStyle w:val="Cdigo"/>
        <w:rPr>
          <w:lang w:val="en-US"/>
          <w:rPrChange w:id="696" w:author="Carlos Campos" w:date="2020-07-08T09:35:00Z">
            <w:rPr/>
          </w:rPrChange>
        </w:rPr>
      </w:pPr>
      <w:r w:rsidRPr="00D63771">
        <w:rPr>
          <w:lang w:val="en-US"/>
          <w:rPrChange w:id="697" w:author="Carlos Campos" w:date="2020-07-08T09:35:00Z">
            <w:rPr/>
          </w:rPrChange>
        </w:rPr>
        <w:tab/>
        <w:t xml:space="preserve">return </w:t>
      </w:r>
      <w:proofErr w:type="spellStart"/>
      <w:r w:rsidRPr="00D63771">
        <w:rPr>
          <w:lang w:val="en-US"/>
          <w:rPrChange w:id="698" w:author="Carlos Campos" w:date="2020-07-08T09:35:00Z">
            <w:rPr/>
          </w:rPrChange>
        </w:rPr>
        <w:t>render_template</w:t>
      </w:r>
      <w:proofErr w:type="spellEnd"/>
      <w:r w:rsidRPr="00D63771">
        <w:rPr>
          <w:lang w:val="en-US"/>
          <w:rPrChange w:id="699" w:author="Carlos Campos" w:date="2020-07-08T09:35:00Z">
            <w:rPr/>
          </w:rPrChange>
        </w:rPr>
        <w:t>('interface.html')</w:t>
      </w:r>
    </w:p>
    <w:p w14:paraId="1CCC6FA3" w14:textId="77777777" w:rsidR="00EB0BD7" w:rsidRPr="00D63771" w:rsidRDefault="00EB0BD7" w:rsidP="00EB0BD7">
      <w:pPr>
        <w:pStyle w:val="Cdigo"/>
        <w:rPr>
          <w:lang w:val="en-US"/>
          <w:rPrChange w:id="700" w:author="Carlos Campos" w:date="2020-07-08T09:35:00Z">
            <w:rPr/>
          </w:rPrChange>
        </w:rPr>
      </w:pPr>
    </w:p>
    <w:p w14:paraId="69E3812D" w14:textId="77777777" w:rsidR="00EB0BD7" w:rsidRPr="00EB0BD7" w:rsidRDefault="00EB0BD7" w:rsidP="00EB0BD7">
      <w:pPr>
        <w:pStyle w:val="Cdigo"/>
      </w:pPr>
      <w:r w:rsidRPr="00EB0BD7">
        <w:t>@</w:t>
      </w:r>
      <w:proofErr w:type="gramStart"/>
      <w:r w:rsidRPr="00EB0BD7">
        <w:t>app.route</w:t>
      </w:r>
      <w:proofErr w:type="gramEnd"/>
      <w:r w:rsidRPr="00EB0BD7">
        <w:t>("/getData")</w:t>
      </w:r>
    </w:p>
    <w:p w14:paraId="57DF87B1" w14:textId="77777777" w:rsidR="00EB0BD7" w:rsidRPr="00EB0BD7" w:rsidRDefault="00EB0BD7" w:rsidP="00EB0BD7">
      <w:pPr>
        <w:pStyle w:val="Cdigo"/>
      </w:pPr>
      <w:proofErr w:type="spellStart"/>
      <w:r w:rsidRPr="00EB0BD7">
        <w:t>def</w:t>
      </w:r>
      <w:proofErr w:type="spellEnd"/>
      <w:r w:rsidRPr="00EB0BD7">
        <w:t xml:space="preserve"> </w:t>
      </w:r>
      <w:proofErr w:type="spellStart"/>
      <w:proofErr w:type="gramStart"/>
      <w:r w:rsidRPr="00EB0BD7">
        <w:t>getData</w:t>
      </w:r>
      <w:proofErr w:type="spellEnd"/>
      <w:r w:rsidRPr="00EB0BD7">
        <w:t>(</w:t>
      </w:r>
      <w:proofErr w:type="gramEnd"/>
      <w:r w:rsidRPr="00EB0BD7">
        <w:t>):</w:t>
      </w:r>
    </w:p>
    <w:p w14:paraId="3565842B" w14:textId="77777777" w:rsidR="00EB0BD7" w:rsidRPr="00EB0BD7" w:rsidRDefault="00EB0BD7" w:rsidP="00EB0BD7">
      <w:pPr>
        <w:pStyle w:val="Cdigo"/>
      </w:pPr>
      <w:r w:rsidRPr="00EB0BD7">
        <w:tab/>
        <w:t xml:space="preserve">posto = </w:t>
      </w:r>
      <w:proofErr w:type="spellStart"/>
      <w:r w:rsidRPr="00EB0BD7">
        <w:t>request.args.get</w:t>
      </w:r>
      <w:proofErr w:type="spellEnd"/>
      <w:r w:rsidRPr="00EB0BD7">
        <w:t>('posto')</w:t>
      </w:r>
    </w:p>
    <w:p w14:paraId="128C2A8F" w14:textId="77777777" w:rsidR="00EB0BD7" w:rsidRPr="00EB0BD7" w:rsidRDefault="00EB0BD7" w:rsidP="00EB0BD7">
      <w:pPr>
        <w:pStyle w:val="Cdigo"/>
      </w:pPr>
      <w:r w:rsidRPr="00EB0BD7">
        <w:tab/>
      </w:r>
      <w:proofErr w:type="spellStart"/>
      <w:r w:rsidRPr="00EB0BD7">
        <w:t>mycursor</w:t>
      </w:r>
      <w:proofErr w:type="spellEnd"/>
      <w:r w:rsidRPr="00EB0BD7">
        <w:t xml:space="preserve"> = </w:t>
      </w:r>
      <w:proofErr w:type="spellStart"/>
      <w:proofErr w:type="gramStart"/>
      <w:r w:rsidRPr="00EB0BD7">
        <w:t>mysql.connection</w:t>
      </w:r>
      <w:proofErr w:type="gramEnd"/>
      <w:r w:rsidRPr="00EB0BD7">
        <w:t>.cursor</w:t>
      </w:r>
      <w:proofErr w:type="spellEnd"/>
      <w:r w:rsidRPr="00EB0BD7">
        <w:t>()</w:t>
      </w:r>
    </w:p>
    <w:p w14:paraId="2649679F" w14:textId="77777777" w:rsidR="00EB0BD7" w:rsidRPr="00EB0BD7" w:rsidRDefault="00EB0BD7" w:rsidP="00EB0BD7">
      <w:pPr>
        <w:pStyle w:val="Cdigo"/>
      </w:pPr>
      <w:r w:rsidRPr="00EB0BD7">
        <w:tab/>
        <w:t xml:space="preserve">turnos = </w:t>
      </w:r>
      <w:proofErr w:type="spellStart"/>
      <w:proofErr w:type="gramStart"/>
      <w:r w:rsidRPr="00EB0BD7">
        <w:t>infogeral</w:t>
      </w:r>
      <w:proofErr w:type="spellEnd"/>
      <w:r w:rsidRPr="00EB0BD7">
        <w:t>(</w:t>
      </w:r>
      <w:proofErr w:type="gramEnd"/>
      <w:r w:rsidRPr="00EB0BD7">
        <w:t>)</w:t>
      </w:r>
    </w:p>
    <w:p w14:paraId="69191706" w14:textId="77777777" w:rsidR="00EB0BD7" w:rsidRPr="00EB0BD7" w:rsidRDefault="00EB0BD7" w:rsidP="00EB0BD7">
      <w:pPr>
        <w:pStyle w:val="Cdigo"/>
      </w:pPr>
      <w:r w:rsidRPr="00EB0BD7">
        <w:tab/>
      </w:r>
      <w:proofErr w:type="spellStart"/>
      <w:r w:rsidRPr="00EB0BD7">
        <w:t>c_turno</w:t>
      </w:r>
      <w:proofErr w:type="spellEnd"/>
      <w:r w:rsidRPr="00EB0BD7">
        <w:t xml:space="preserve"> = </w:t>
      </w:r>
      <w:proofErr w:type="spellStart"/>
      <w:r w:rsidRPr="00EB0BD7">
        <w:t>get_today_turno</w:t>
      </w:r>
      <w:proofErr w:type="spellEnd"/>
      <w:r w:rsidRPr="00EB0BD7">
        <w:t>(turnos)</w:t>
      </w:r>
    </w:p>
    <w:p w14:paraId="02954056" w14:textId="77777777" w:rsidR="00EB0BD7" w:rsidRPr="00EB0BD7" w:rsidRDefault="00EB0BD7" w:rsidP="00EB0BD7">
      <w:pPr>
        <w:pStyle w:val="Cdigo"/>
      </w:pPr>
      <w:r w:rsidRPr="00EB0BD7">
        <w:tab/>
        <w:t xml:space="preserve">pecas, tempo, horas = </w:t>
      </w:r>
      <w:proofErr w:type="spellStart"/>
      <w:r w:rsidRPr="00EB0BD7">
        <w:t>get_today_</w:t>
      </w:r>
      <w:proofErr w:type="gramStart"/>
      <w:r w:rsidRPr="00EB0BD7">
        <w:t>data</w:t>
      </w:r>
      <w:proofErr w:type="spellEnd"/>
      <w:r w:rsidRPr="00EB0BD7">
        <w:t>(</w:t>
      </w:r>
      <w:proofErr w:type="spellStart"/>
      <w:proofErr w:type="gramEnd"/>
      <w:r w:rsidRPr="00EB0BD7">
        <w:t>c_turno</w:t>
      </w:r>
      <w:proofErr w:type="spellEnd"/>
      <w:r w:rsidRPr="00EB0BD7">
        <w:t>, posto)</w:t>
      </w:r>
    </w:p>
    <w:p w14:paraId="32D1E016" w14:textId="77777777" w:rsidR="00EB0BD7" w:rsidRPr="00EB0BD7" w:rsidRDefault="00EB0BD7" w:rsidP="00EB0BD7">
      <w:pPr>
        <w:pStyle w:val="Cdigo"/>
      </w:pPr>
      <w:r w:rsidRPr="00EB0BD7">
        <w:tab/>
      </w:r>
      <w:proofErr w:type="spellStart"/>
      <w:r w:rsidRPr="00EB0BD7">
        <w:t>return</w:t>
      </w:r>
      <w:proofErr w:type="spellEnd"/>
      <w:r w:rsidRPr="00EB0BD7">
        <w:t xml:space="preserve"> </w:t>
      </w:r>
      <w:proofErr w:type="spellStart"/>
      <w:r w:rsidRPr="00EB0BD7">
        <w:t>jsonify</w:t>
      </w:r>
      <w:proofErr w:type="spellEnd"/>
      <w:r w:rsidRPr="00EB0BD7">
        <w:t>({'turno':</w:t>
      </w:r>
      <w:proofErr w:type="spellStart"/>
      <w:r w:rsidRPr="00EB0BD7">
        <w:t>c_turno</w:t>
      </w:r>
      <w:proofErr w:type="spellEnd"/>
      <w:r w:rsidRPr="00EB0BD7">
        <w:t>['turno'], '</w:t>
      </w:r>
      <w:proofErr w:type="spellStart"/>
      <w:r w:rsidRPr="00EB0BD7">
        <w:t>pecas</w:t>
      </w:r>
      <w:proofErr w:type="gramStart"/>
      <w:r w:rsidRPr="00EB0BD7">
        <w:t>':pecas</w:t>
      </w:r>
      <w:proofErr w:type="spellEnd"/>
      <w:proofErr w:type="gramEnd"/>
      <w:r w:rsidRPr="00EB0BD7">
        <w:t>, '</w:t>
      </w:r>
      <w:proofErr w:type="spellStart"/>
      <w:r w:rsidRPr="00EB0BD7">
        <w:t>tempo':tempo</w:t>
      </w:r>
      <w:proofErr w:type="spellEnd"/>
      <w:r w:rsidRPr="00EB0BD7">
        <w:t>, 'hora':</w:t>
      </w:r>
      <w:proofErr w:type="spellStart"/>
      <w:r w:rsidRPr="00EB0BD7">
        <w:t>str</w:t>
      </w:r>
      <w:proofErr w:type="spellEnd"/>
      <w:r w:rsidRPr="00EB0BD7">
        <w:t>(</w:t>
      </w:r>
      <w:proofErr w:type="spellStart"/>
      <w:r w:rsidRPr="00EB0BD7">
        <w:t>c_turno</w:t>
      </w:r>
      <w:proofErr w:type="spellEnd"/>
      <w:r w:rsidRPr="00EB0BD7">
        <w:t>['inicio']), '</w:t>
      </w:r>
      <w:proofErr w:type="spellStart"/>
      <w:r w:rsidRPr="00EB0BD7">
        <w:t>h':horas</w:t>
      </w:r>
      <w:proofErr w:type="spellEnd"/>
      <w:r w:rsidRPr="00EB0BD7">
        <w:t>})</w:t>
      </w:r>
    </w:p>
    <w:p w14:paraId="388E725A" w14:textId="77777777" w:rsidR="00EB0BD7" w:rsidRPr="00EB0BD7" w:rsidRDefault="00EB0BD7" w:rsidP="00EB0BD7">
      <w:pPr>
        <w:pStyle w:val="Cdigo"/>
      </w:pPr>
    </w:p>
    <w:p w14:paraId="4BC5C6AE" w14:textId="77777777" w:rsidR="00EB0BD7" w:rsidRPr="00D63771" w:rsidRDefault="00EB0BD7" w:rsidP="00EB0BD7">
      <w:pPr>
        <w:pStyle w:val="Cdigo"/>
        <w:rPr>
          <w:lang w:val="en-US"/>
          <w:rPrChange w:id="701" w:author="Carlos Campos" w:date="2020-07-08T09:35:00Z">
            <w:rPr/>
          </w:rPrChange>
        </w:rPr>
      </w:pPr>
      <w:r w:rsidRPr="00D63771">
        <w:rPr>
          <w:lang w:val="en-US"/>
          <w:rPrChange w:id="702" w:author="Carlos Campos" w:date="2020-07-08T09:35:00Z">
            <w:rPr/>
          </w:rPrChange>
        </w:rPr>
        <w:t>if __name__ == '__main__':</w:t>
      </w:r>
    </w:p>
    <w:p w14:paraId="560F1798" w14:textId="7D63CED5" w:rsidR="00EB0BD7" w:rsidRPr="00D63771" w:rsidRDefault="00EB0BD7" w:rsidP="00EB0BD7">
      <w:pPr>
        <w:pStyle w:val="Cdigo"/>
        <w:rPr>
          <w:lang w:val="en-US"/>
        </w:rPr>
      </w:pPr>
      <w:r w:rsidRPr="00D63771">
        <w:rPr>
          <w:lang w:val="en-US"/>
          <w:rPrChange w:id="703" w:author="Carlos Campos" w:date="2020-07-08T09:35:00Z">
            <w:rPr/>
          </w:rPrChange>
        </w:rPr>
        <w:t xml:space="preserve">    </w:t>
      </w:r>
      <w:proofErr w:type="spellStart"/>
      <w:proofErr w:type="gramStart"/>
      <w:r w:rsidRPr="00D63771">
        <w:rPr>
          <w:lang w:val="en-US"/>
        </w:rPr>
        <w:t>app.run</w:t>
      </w:r>
      <w:proofErr w:type="spellEnd"/>
      <w:r w:rsidRPr="00D63771">
        <w:rPr>
          <w:lang w:val="en-US"/>
        </w:rPr>
        <w:t>(</w:t>
      </w:r>
      <w:proofErr w:type="gramEnd"/>
      <w:r w:rsidRPr="00D63771">
        <w:rPr>
          <w:lang w:val="en-US"/>
        </w:rPr>
        <w:t>host="0.0.0.0", port=5000, debug=True)</w:t>
      </w:r>
    </w:p>
    <w:p w14:paraId="6F2E1CC4" w14:textId="77777777" w:rsidR="00EB0BD7" w:rsidRPr="00D63771" w:rsidRDefault="00EB0BD7" w:rsidP="00A33E17">
      <w:pPr>
        <w:pStyle w:val="Texto"/>
        <w:tabs>
          <w:tab w:val="center" w:pos="4393"/>
          <w:tab w:val="left" w:pos="6045"/>
        </w:tabs>
        <w:jc w:val="left"/>
        <w:rPr>
          <w:szCs w:val="24"/>
          <w:lang w:val="en-US"/>
        </w:rPr>
      </w:pPr>
    </w:p>
    <w:p w14:paraId="448F4943" w14:textId="18A3E6C4" w:rsidR="000C6DED" w:rsidDel="004C6011" w:rsidRDefault="000C6DED" w:rsidP="00D10E28">
      <w:pPr>
        <w:pStyle w:val="Figura"/>
        <w:rPr>
          <w:del w:id="704" w:author="Andre Marques" w:date="2020-07-12T15:59:00Z"/>
        </w:rPr>
      </w:pPr>
      <w:r w:rsidRPr="00D63771">
        <w:rPr>
          <w:lang w:val="en-US"/>
        </w:rPr>
        <w:lastRenderedPageBreak/>
        <w:t xml:space="preserve"> </w:t>
      </w:r>
      <w:moveFromRangeStart w:id="705" w:author="Andre Marques" w:date="2020-07-12T15:59:00Z" w:name="move45462002"/>
      <w:moveFrom w:id="706" w:author="Andre Marques" w:date="2020-07-12T15:59:00Z">
        <w:r w:rsidR="00DC38BB" w:rsidDel="004C6011">
          <w:rPr>
            <w:noProof/>
            <w:lang w:eastAsia="pt-PT"/>
          </w:rPr>
          <w:drawing>
            <wp:inline distT="0" distB="0" distL="0" distR="0" wp14:anchorId="48A83864" wp14:editId="0177E8F7">
              <wp:extent cx="1449238" cy="4404360"/>
              <wp:effectExtent l="0" t="0" r="0" b="0"/>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_py_fluxograma (1).jpg"/>
                      <pic:cNvPicPr/>
                    </pic:nvPicPr>
                    <pic:blipFill>
                      <a:blip r:embed="rId28">
                        <a:extLst>
                          <a:ext uri="{28A0092B-C50C-407E-A947-70E740481C1C}">
                            <a14:useLocalDpi xmlns:a14="http://schemas.microsoft.com/office/drawing/2010/main" val="0"/>
                          </a:ext>
                        </a:extLst>
                      </a:blip>
                      <a:stretch>
                        <a:fillRect/>
                      </a:stretch>
                    </pic:blipFill>
                    <pic:spPr>
                      <a:xfrm>
                        <a:off x="0" y="0"/>
                        <a:ext cx="1509778" cy="4588346"/>
                      </a:xfrm>
                      <a:prstGeom prst="rect">
                        <a:avLst/>
                      </a:prstGeom>
                    </pic:spPr>
                  </pic:pic>
                </a:graphicData>
              </a:graphic>
            </wp:inline>
          </w:drawing>
        </w:r>
      </w:moveFrom>
      <w:moveFromRangeEnd w:id="705"/>
    </w:p>
    <w:p w14:paraId="3E3B64A7" w14:textId="03E524A5" w:rsidR="00D10E28" w:rsidRDefault="00D10E28">
      <w:pPr>
        <w:pStyle w:val="Figura"/>
        <w:pPrChange w:id="707" w:author="Andre Marques" w:date="2020-07-12T15:59:00Z">
          <w:pPr>
            <w:pStyle w:val="Texto"/>
            <w:tabs>
              <w:tab w:val="center" w:pos="4393"/>
              <w:tab w:val="left" w:pos="6045"/>
            </w:tabs>
            <w:jc w:val="left"/>
          </w:pPr>
        </w:pPrChange>
      </w:pPr>
      <w:bookmarkStart w:id="708" w:name="_Hlk44952667"/>
      <w:del w:id="709" w:author="Andre Marques" w:date="2020-07-12T15:59:00Z">
        <w:r w:rsidDel="004C6011">
          <w:tab/>
        </w:r>
        <w:r w:rsidRPr="003D7C81" w:rsidDel="004C6011">
          <w:delText xml:space="preserve">Figura </w:delText>
        </w:r>
        <w:r w:rsidDel="004C6011">
          <w:delText>10</w:delText>
        </w:r>
        <w:r w:rsidRPr="003D7C81" w:rsidDel="004C6011">
          <w:delText xml:space="preserve"> </w:delText>
        </w:r>
        <w:r w:rsidDel="004C6011">
          <w:delText xml:space="preserve"> Fluxograma da função “getData()”</w:delText>
        </w:r>
      </w:del>
    </w:p>
    <w:bookmarkEnd w:id="708"/>
    <w:p w14:paraId="61C4C057" w14:textId="72C97E7E" w:rsidR="00A419F9" w:rsidRDefault="00D10E28" w:rsidP="001F00BE">
      <w:pPr>
        <w:pStyle w:val="Texto"/>
        <w:tabs>
          <w:tab w:val="center" w:pos="4393"/>
          <w:tab w:val="left" w:pos="6045"/>
        </w:tabs>
        <w:ind w:left="-284"/>
        <w:rPr>
          <w:szCs w:val="24"/>
        </w:rPr>
      </w:pPr>
      <w:r>
        <w:rPr>
          <w:szCs w:val="24"/>
        </w:rPr>
        <w:t>A função “</w:t>
      </w:r>
      <w:proofErr w:type="spellStart"/>
      <w:proofErr w:type="gramStart"/>
      <w:r w:rsidR="00A419F9">
        <w:rPr>
          <w:szCs w:val="24"/>
        </w:rPr>
        <w:t>getData</w:t>
      </w:r>
      <w:proofErr w:type="spellEnd"/>
      <w:r w:rsidR="00A419F9">
        <w:rPr>
          <w:szCs w:val="24"/>
        </w:rPr>
        <w:t>(</w:t>
      </w:r>
      <w:proofErr w:type="gramEnd"/>
      <w:r>
        <w:rPr>
          <w:szCs w:val="24"/>
        </w:rPr>
        <w:t>)” tem com principais tarefas recolher os dados de produção do turno atual</w:t>
      </w:r>
      <w:r w:rsidR="00A419F9">
        <w:rPr>
          <w:szCs w:val="24"/>
        </w:rPr>
        <w:t>,</w:t>
      </w:r>
      <w:r>
        <w:rPr>
          <w:szCs w:val="24"/>
        </w:rPr>
        <w:t xml:space="preserve"> para o posto que é passado por argumento; e organizar esses dados por hora.</w:t>
      </w:r>
      <w:r w:rsidR="00A419F9">
        <w:rPr>
          <w:szCs w:val="24"/>
        </w:rPr>
        <w:t xml:space="preserve"> O primeiro passo para que tal aconteça é estabelecer uma conexão</w:t>
      </w:r>
      <w:del w:id="710" w:author="Carlos Campos" w:date="2020-07-10T11:55:00Z">
        <w:r w:rsidR="00A419F9" w:rsidDel="000354B9">
          <w:rPr>
            <w:szCs w:val="24"/>
          </w:rPr>
          <w:delText xml:space="preserve"> á </w:delText>
        </w:r>
      </w:del>
      <w:ins w:id="711" w:author="Carlos Campos" w:date="2020-07-10T11:55:00Z">
        <w:r w:rsidR="000354B9">
          <w:rPr>
            <w:szCs w:val="24"/>
          </w:rPr>
          <w:t xml:space="preserve"> </w:t>
        </w:r>
        <w:proofErr w:type="gramStart"/>
        <w:r w:rsidR="000354B9">
          <w:rPr>
            <w:szCs w:val="24"/>
          </w:rPr>
          <w:t xml:space="preserve">à  </w:t>
        </w:r>
      </w:ins>
      <w:r w:rsidR="00A419F9">
        <w:rPr>
          <w:szCs w:val="24"/>
        </w:rPr>
        <w:t>base</w:t>
      </w:r>
      <w:proofErr w:type="gramEnd"/>
      <w:r w:rsidR="00A419F9">
        <w:rPr>
          <w:szCs w:val="24"/>
        </w:rPr>
        <w:t xml:space="preserve"> de dados, o que requer o módulo </w:t>
      </w:r>
      <w:proofErr w:type="spellStart"/>
      <w:r w:rsidR="00A419F9" w:rsidRPr="00A419F9">
        <w:rPr>
          <w:szCs w:val="24"/>
        </w:rPr>
        <w:t>flask_mysqldb</w:t>
      </w:r>
      <w:proofErr w:type="spellEnd"/>
      <w:r w:rsidR="00A419F9">
        <w:rPr>
          <w:szCs w:val="24"/>
        </w:rPr>
        <w:t xml:space="preserve">. No extrato de código abaixo pode-se verificar como são definidas as configurações dessa conexão. </w:t>
      </w:r>
    </w:p>
    <w:p w14:paraId="04832281" w14:textId="77777777" w:rsidR="00A419F9" w:rsidRPr="00A419F9" w:rsidRDefault="00A419F9" w:rsidP="00A419F9">
      <w:pPr>
        <w:pStyle w:val="Cdigo"/>
      </w:pPr>
      <w:proofErr w:type="spellStart"/>
      <w:r w:rsidRPr="00A419F9">
        <w:t>app.config</w:t>
      </w:r>
      <w:proofErr w:type="spellEnd"/>
      <w:r w:rsidRPr="00A419F9">
        <w:t>['MYSQL_HOST'] = '</w:t>
      </w:r>
      <w:proofErr w:type="spellStart"/>
      <w:r w:rsidRPr="00A419F9">
        <w:t>localhost</w:t>
      </w:r>
      <w:proofErr w:type="spellEnd"/>
      <w:r w:rsidRPr="00A419F9">
        <w:t>'</w:t>
      </w:r>
    </w:p>
    <w:p w14:paraId="35CF6C75" w14:textId="50F914AE" w:rsidR="00A419F9" w:rsidRPr="00A419F9" w:rsidRDefault="00A419F9" w:rsidP="00A419F9">
      <w:pPr>
        <w:pStyle w:val="Cdigo"/>
      </w:pPr>
      <w:proofErr w:type="spellStart"/>
      <w:r w:rsidRPr="00A419F9">
        <w:t>app.config</w:t>
      </w:r>
      <w:proofErr w:type="spellEnd"/>
      <w:r w:rsidRPr="00A419F9">
        <w:t>['MYSQL_USER'] = '</w:t>
      </w:r>
      <w:proofErr w:type="spellStart"/>
      <w:r>
        <w:t>indmei</w:t>
      </w:r>
      <w:proofErr w:type="spellEnd"/>
      <w:r w:rsidRPr="00A419F9">
        <w:t>'</w:t>
      </w:r>
    </w:p>
    <w:p w14:paraId="718083D1" w14:textId="0B248E3A" w:rsidR="00A419F9" w:rsidRPr="00D63771" w:rsidRDefault="00A419F9" w:rsidP="00A419F9">
      <w:pPr>
        <w:pStyle w:val="Cdigo"/>
        <w:rPr>
          <w:lang w:val="en-US"/>
          <w:rPrChange w:id="712" w:author="Carlos Campos" w:date="2020-07-08T09:35:00Z">
            <w:rPr/>
          </w:rPrChange>
        </w:rPr>
      </w:pPr>
      <w:proofErr w:type="spellStart"/>
      <w:r w:rsidRPr="00D63771">
        <w:rPr>
          <w:lang w:val="en-US"/>
          <w:rPrChange w:id="713" w:author="Carlos Campos" w:date="2020-07-08T09:35:00Z">
            <w:rPr/>
          </w:rPrChange>
        </w:rPr>
        <w:t>app.config</w:t>
      </w:r>
      <w:proofErr w:type="spellEnd"/>
      <w:r w:rsidRPr="00D63771">
        <w:rPr>
          <w:lang w:val="en-US"/>
          <w:rPrChange w:id="714" w:author="Carlos Campos" w:date="2020-07-08T09:35:00Z">
            <w:rPr/>
          </w:rPrChange>
        </w:rPr>
        <w:t>['MYSQL_PASSWORD'] = '*********'</w:t>
      </w:r>
    </w:p>
    <w:p w14:paraId="6A4DD56B" w14:textId="77777777" w:rsidR="00A419F9" w:rsidRPr="00D63771" w:rsidRDefault="00A419F9" w:rsidP="00A419F9">
      <w:pPr>
        <w:pStyle w:val="Cdigo"/>
        <w:rPr>
          <w:lang w:val="en-US"/>
          <w:rPrChange w:id="715" w:author="Carlos Campos" w:date="2020-07-08T09:35:00Z">
            <w:rPr/>
          </w:rPrChange>
        </w:rPr>
      </w:pPr>
      <w:proofErr w:type="spellStart"/>
      <w:r w:rsidRPr="00D63771">
        <w:rPr>
          <w:lang w:val="en-US"/>
          <w:rPrChange w:id="716" w:author="Carlos Campos" w:date="2020-07-08T09:35:00Z">
            <w:rPr/>
          </w:rPrChange>
        </w:rPr>
        <w:t>app.config</w:t>
      </w:r>
      <w:proofErr w:type="spellEnd"/>
      <w:r w:rsidRPr="00D63771">
        <w:rPr>
          <w:lang w:val="en-US"/>
          <w:rPrChange w:id="717" w:author="Carlos Campos" w:date="2020-07-08T09:35:00Z">
            <w:rPr/>
          </w:rPrChange>
        </w:rPr>
        <w:t>['MYSQL_DB'] = '</w:t>
      </w:r>
      <w:proofErr w:type="spellStart"/>
      <w:r w:rsidRPr="00D63771">
        <w:rPr>
          <w:lang w:val="en-US"/>
          <w:rPrChange w:id="718" w:author="Carlos Campos" w:date="2020-07-08T09:35:00Z">
            <w:rPr/>
          </w:rPrChange>
        </w:rPr>
        <w:t>indmei</w:t>
      </w:r>
      <w:proofErr w:type="spellEnd"/>
      <w:r w:rsidRPr="00D63771">
        <w:rPr>
          <w:lang w:val="en-US"/>
          <w:rPrChange w:id="719" w:author="Carlos Campos" w:date="2020-07-08T09:35:00Z">
            <w:rPr/>
          </w:rPrChange>
        </w:rPr>
        <w:t>'</w:t>
      </w:r>
    </w:p>
    <w:p w14:paraId="47016AAC" w14:textId="77777777" w:rsidR="00A419F9" w:rsidRPr="00D63771" w:rsidRDefault="00A419F9" w:rsidP="00A419F9">
      <w:pPr>
        <w:pStyle w:val="Cdigo"/>
        <w:rPr>
          <w:lang w:val="en-US"/>
          <w:rPrChange w:id="720" w:author="Carlos Campos" w:date="2020-07-08T09:35:00Z">
            <w:rPr/>
          </w:rPrChange>
        </w:rPr>
      </w:pPr>
    </w:p>
    <w:p w14:paraId="37ADD1A9" w14:textId="1C662B8B" w:rsidR="00A419F9" w:rsidRPr="00D63771" w:rsidRDefault="00A419F9" w:rsidP="00A419F9">
      <w:pPr>
        <w:pStyle w:val="Cdigo"/>
        <w:rPr>
          <w:lang w:val="en-US"/>
          <w:rPrChange w:id="721" w:author="Carlos Campos" w:date="2020-07-08T09:35:00Z">
            <w:rPr/>
          </w:rPrChange>
        </w:rPr>
      </w:pPr>
      <w:proofErr w:type="spellStart"/>
      <w:r w:rsidRPr="00D63771">
        <w:rPr>
          <w:lang w:val="en-US"/>
          <w:rPrChange w:id="722" w:author="Carlos Campos" w:date="2020-07-08T09:35:00Z">
            <w:rPr/>
          </w:rPrChange>
        </w:rPr>
        <w:t>mysql</w:t>
      </w:r>
      <w:proofErr w:type="spellEnd"/>
      <w:r w:rsidRPr="00D63771">
        <w:rPr>
          <w:lang w:val="en-US"/>
          <w:rPrChange w:id="723" w:author="Carlos Campos" w:date="2020-07-08T09:35:00Z">
            <w:rPr/>
          </w:rPrChange>
        </w:rPr>
        <w:t xml:space="preserve"> = MySQL(app)</w:t>
      </w:r>
    </w:p>
    <w:p w14:paraId="5546AD74" w14:textId="6F7BA96E" w:rsidR="004D152D" w:rsidRDefault="00A419F9" w:rsidP="001F00BE">
      <w:pPr>
        <w:pStyle w:val="Texto"/>
        <w:tabs>
          <w:tab w:val="center" w:pos="4393"/>
          <w:tab w:val="left" w:pos="6045"/>
        </w:tabs>
        <w:ind w:left="-284"/>
        <w:rPr>
          <w:szCs w:val="24"/>
        </w:rPr>
      </w:pPr>
      <w:r>
        <w:rPr>
          <w:szCs w:val="24"/>
        </w:rPr>
        <w:t>Como mostra a figura 10, após a ligação ser estabelecida, é executada a função “</w:t>
      </w:r>
      <w:proofErr w:type="spellStart"/>
      <w:proofErr w:type="gramStart"/>
      <w:r>
        <w:rPr>
          <w:szCs w:val="24"/>
        </w:rPr>
        <w:t>infogeral</w:t>
      </w:r>
      <w:proofErr w:type="spellEnd"/>
      <w:r>
        <w:rPr>
          <w:szCs w:val="24"/>
        </w:rPr>
        <w:t>(</w:t>
      </w:r>
      <w:proofErr w:type="gramEnd"/>
      <w:r>
        <w:rPr>
          <w:szCs w:val="24"/>
        </w:rPr>
        <w:t xml:space="preserve">)” que recolhe a informação relativa a cada turno </w:t>
      </w:r>
      <w:r w:rsidR="004D152D">
        <w:rPr>
          <w:szCs w:val="24"/>
        </w:rPr>
        <w:t>da tabela “</w:t>
      </w:r>
      <w:proofErr w:type="spellStart"/>
      <w:r w:rsidR="004D152D">
        <w:rPr>
          <w:szCs w:val="24"/>
        </w:rPr>
        <w:t>def_turnos</w:t>
      </w:r>
      <w:proofErr w:type="spellEnd"/>
      <w:r w:rsidR="004D152D">
        <w:rPr>
          <w:szCs w:val="24"/>
        </w:rPr>
        <w:t>”, recorrendo</w:t>
      </w:r>
      <w:del w:id="724" w:author="Carlos Campos" w:date="2020-07-10T11:55:00Z">
        <w:r w:rsidR="004D152D" w:rsidDel="000354B9">
          <w:rPr>
            <w:szCs w:val="24"/>
          </w:rPr>
          <w:delText xml:space="preserve"> á </w:delText>
        </w:r>
      </w:del>
      <w:ins w:id="725" w:author="Carlos Campos" w:date="2020-07-10T11:55:00Z">
        <w:r w:rsidR="000354B9">
          <w:rPr>
            <w:szCs w:val="24"/>
          </w:rPr>
          <w:t xml:space="preserve"> à  </w:t>
        </w:r>
      </w:ins>
      <w:r w:rsidR="004D152D">
        <w:rPr>
          <w:szCs w:val="24"/>
        </w:rPr>
        <w:t xml:space="preserve">seguinte </w:t>
      </w:r>
      <w:proofErr w:type="spellStart"/>
      <w:r w:rsidR="004D152D">
        <w:rPr>
          <w:szCs w:val="24"/>
        </w:rPr>
        <w:t>query</w:t>
      </w:r>
      <w:proofErr w:type="spellEnd"/>
      <w:r w:rsidR="004D152D">
        <w:rPr>
          <w:szCs w:val="24"/>
        </w:rPr>
        <w:t>:</w:t>
      </w:r>
    </w:p>
    <w:p w14:paraId="7DEA36CE" w14:textId="68F2EB7D" w:rsidR="004D152D" w:rsidRDefault="004D152D" w:rsidP="004D152D">
      <w:pPr>
        <w:pStyle w:val="Cdigo"/>
      </w:pPr>
      <w:proofErr w:type="spellStart"/>
      <w:r w:rsidRPr="004D152D">
        <w:t>Select</w:t>
      </w:r>
      <w:proofErr w:type="spellEnd"/>
      <w:r w:rsidRPr="004D152D">
        <w:t xml:space="preserve"> * </w:t>
      </w:r>
      <w:proofErr w:type="spellStart"/>
      <w:r w:rsidRPr="004D152D">
        <w:t>from</w:t>
      </w:r>
      <w:proofErr w:type="spellEnd"/>
      <w:r w:rsidRPr="004D152D">
        <w:t xml:space="preserve"> </w:t>
      </w:r>
      <w:proofErr w:type="spellStart"/>
      <w:r w:rsidRPr="004D152D">
        <w:t>def_turno</w:t>
      </w:r>
      <w:proofErr w:type="spellEnd"/>
    </w:p>
    <w:bookmarkEnd w:id="677"/>
    <w:p w14:paraId="6C41D14F" w14:textId="20E2C170" w:rsidR="004C6011" w:rsidRDefault="004C6011" w:rsidP="005A5D52">
      <w:pPr>
        <w:pStyle w:val="Texto"/>
        <w:tabs>
          <w:tab w:val="center" w:pos="4393"/>
          <w:tab w:val="left" w:pos="6045"/>
        </w:tabs>
        <w:rPr>
          <w:ins w:id="726" w:author="Andre Marques" w:date="2020-07-12T16:00:00Z"/>
          <w:szCs w:val="24"/>
        </w:rPr>
      </w:pPr>
      <w:ins w:id="727" w:author="Andre Marques" w:date="2020-07-12T16:00:00Z">
        <w:r>
          <w:rPr>
            <w:noProof/>
            <w:lang w:eastAsia="pt-PT"/>
          </w:rPr>
          <w:drawing>
            <wp:anchor distT="0" distB="0" distL="114300" distR="114300" simplePos="0" relativeHeight="251672064" behindDoc="0" locked="0" layoutInCell="1" allowOverlap="1" wp14:anchorId="40838EEE" wp14:editId="2027C154">
              <wp:simplePos x="0" y="0"/>
              <wp:positionH relativeFrom="margin">
                <wp:posOffset>2073275</wp:posOffset>
              </wp:positionH>
              <wp:positionV relativeFrom="margin">
                <wp:posOffset>3915410</wp:posOffset>
              </wp:positionV>
              <wp:extent cx="1449238" cy="4404360"/>
              <wp:effectExtent l="0" t="0" r="0" b="0"/>
              <wp:wrapSquare wrapText="bothSides"/>
              <wp:docPr id="24" name="Imagem 2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_py_fluxograma (1).jpg"/>
                      <pic:cNvPicPr/>
                    </pic:nvPicPr>
                    <pic:blipFill>
                      <a:blip r:embed="rId28">
                        <a:extLst>
                          <a:ext uri="{28A0092B-C50C-407E-A947-70E740481C1C}">
                            <a14:useLocalDpi xmlns:a14="http://schemas.microsoft.com/office/drawing/2010/main" val="0"/>
                          </a:ext>
                        </a:extLst>
                      </a:blip>
                      <a:stretch>
                        <a:fillRect/>
                      </a:stretch>
                    </pic:blipFill>
                    <pic:spPr>
                      <a:xfrm>
                        <a:off x="0" y="0"/>
                        <a:ext cx="1449238" cy="4404360"/>
                      </a:xfrm>
                      <a:prstGeom prst="rect">
                        <a:avLst/>
                      </a:prstGeom>
                    </pic:spPr>
                  </pic:pic>
                </a:graphicData>
              </a:graphic>
            </wp:anchor>
          </w:drawing>
        </w:r>
      </w:ins>
    </w:p>
    <w:p w14:paraId="7C2CDDE2" w14:textId="5D8A621C" w:rsidR="004C6011" w:rsidRDefault="004C6011" w:rsidP="005A5D52">
      <w:pPr>
        <w:pStyle w:val="Texto"/>
        <w:tabs>
          <w:tab w:val="center" w:pos="4393"/>
          <w:tab w:val="left" w:pos="6045"/>
        </w:tabs>
        <w:rPr>
          <w:ins w:id="728" w:author="Andre Marques" w:date="2020-07-12T16:00:00Z"/>
          <w:szCs w:val="24"/>
        </w:rPr>
      </w:pPr>
    </w:p>
    <w:p w14:paraId="6EF4A9D8" w14:textId="77777777" w:rsidR="004C6011" w:rsidRDefault="004C6011" w:rsidP="005A5D52">
      <w:pPr>
        <w:pStyle w:val="Texto"/>
        <w:tabs>
          <w:tab w:val="center" w:pos="4393"/>
          <w:tab w:val="left" w:pos="6045"/>
        </w:tabs>
        <w:rPr>
          <w:ins w:id="729" w:author="Andre Marques" w:date="2020-07-12T16:00:00Z"/>
          <w:szCs w:val="24"/>
        </w:rPr>
      </w:pPr>
    </w:p>
    <w:p w14:paraId="0C20130F" w14:textId="77777777" w:rsidR="004C6011" w:rsidRDefault="004C6011" w:rsidP="005A5D52">
      <w:pPr>
        <w:pStyle w:val="Texto"/>
        <w:tabs>
          <w:tab w:val="center" w:pos="4393"/>
          <w:tab w:val="left" w:pos="6045"/>
        </w:tabs>
        <w:rPr>
          <w:ins w:id="730" w:author="Andre Marques" w:date="2020-07-12T16:00:00Z"/>
          <w:szCs w:val="24"/>
        </w:rPr>
      </w:pPr>
    </w:p>
    <w:p w14:paraId="0A6F2BDD" w14:textId="77777777" w:rsidR="004C6011" w:rsidRDefault="004C6011" w:rsidP="005A5D52">
      <w:pPr>
        <w:pStyle w:val="Texto"/>
        <w:tabs>
          <w:tab w:val="center" w:pos="4393"/>
          <w:tab w:val="left" w:pos="6045"/>
        </w:tabs>
        <w:rPr>
          <w:ins w:id="731" w:author="Andre Marques" w:date="2020-07-12T16:00:00Z"/>
          <w:szCs w:val="24"/>
        </w:rPr>
      </w:pPr>
    </w:p>
    <w:p w14:paraId="22AB85B1" w14:textId="77777777" w:rsidR="004C6011" w:rsidRDefault="004C6011" w:rsidP="005A5D52">
      <w:pPr>
        <w:pStyle w:val="Texto"/>
        <w:tabs>
          <w:tab w:val="center" w:pos="4393"/>
          <w:tab w:val="left" w:pos="6045"/>
        </w:tabs>
        <w:rPr>
          <w:ins w:id="732" w:author="Andre Marques" w:date="2020-07-12T16:00:00Z"/>
          <w:szCs w:val="24"/>
        </w:rPr>
      </w:pPr>
    </w:p>
    <w:p w14:paraId="63B9380D" w14:textId="77777777" w:rsidR="004C6011" w:rsidRDefault="004C6011" w:rsidP="005A5D52">
      <w:pPr>
        <w:pStyle w:val="Texto"/>
        <w:tabs>
          <w:tab w:val="center" w:pos="4393"/>
          <w:tab w:val="left" w:pos="6045"/>
        </w:tabs>
        <w:rPr>
          <w:ins w:id="733" w:author="Andre Marques" w:date="2020-07-12T16:00:00Z"/>
          <w:szCs w:val="24"/>
        </w:rPr>
      </w:pPr>
    </w:p>
    <w:p w14:paraId="7977A177" w14:textId="77777777" w:rsidR="004C6011" w:rsidRDefault="004C6011" w:rsidP="005A5D52">
      <w:pPr>
        <w:pStyle w:val="Texto"/>
        <w:tabs>
          <w:tab w:val="center" w:pos="4393"/>
          <w:tab w:val="left" w:pos="6045"/>
        </w:tabs>
        <w:rPr>
          <w:ins w:id="734" w:author="Andre Marques" w:date="2020-07-12T16:00:00Z"/>
          <w:szCs w:val="24"/>
        </w:rPr>
      </w:pPr>
    </w:p>
    <w:p w14:paraId="58FB5B2C" w14:textId="77777777" w:rsidR="004C6011" w:rsidRDefault="004C6011" w:rsidP="005A5D52">
      <w:pPr>
        <w:pStyle w:val="Texto"/>
        <w:tabs>
          <w:tab w:val="center" w:pos="4393"/>
          <w:tab w:val="left" w:pos="6045"/>
        </w:tabs>
        <w:rPr>
          <w:ins w:id="735" w:author="Andre Marques" w:date="2020-07-12T16:00:00Z"/>
          <w:szCs w:val="24"/>
        </w:rPr>
      </w:pPr>
    </w:p>
    <w:p w14:paraId="27DF7816" w14:textId="77777777" w:rsidR="004C6011" w:rsidRDefault="004C6011" w:rsidP="005A5D52">
      <w:pPr>
        <w:pStyle w:val="Texto"/>
        <w:tabs>
          <w:tab w:val="center" w:pos="4393"/>
          <w:tab w:val="left" w:pos="6045"/>
        </w:tabs>
        <w:rPr>
          <w:ins w:id="736" w:author="Andre Marques" w:date="2020-07-12T16:00:00Z"/>
          <w:szCs w:val="24"/>
        </w:rPr>
      </w:pPr>
    </w:p>
    <w:p w14:paraId="2453CB8F" w14:textId="30308078" w:rsidR="004C6011" w:rsidRDefault="004C6011" w:rsidP="005A5D52">
      <w:pPr>
        <w:pStyle w:val="Texto"/>
        <w:tabs>
          <w:tab w:val="center" w:pos="4393"/>
          <w:tab w:val="left" w:pos="6045"/>
        </w:tabs>
        <w:rPr>
          <w:ins w:id="737" w:author="Andre Marques" w:date="2020-07-12T16:00:00Z"/>
          <w:szCs w:val="24"/>
        </w:rPr>
      </w:pPr>
    </w:p>
    <w:p w14:paraId="4FBD43F9" w14:textId="2AE59321" w:rsidR="004C6011" w:rsidRDefault="004C6011">
      <w:pPr>
        <w:pStyle w:val="Texto"/>
        <w:tabs>
          <w:tab w:val="center" w:pos="4393"/>
          <w:tab w:val="left" w:pos="6045"/>
        </w:tabs>
        <w:jc w:val="center"/>
        <w:rPr>
          <w:ins w:id="738" w:author="Andre Marques" w:date="2020-07-12T16:00:00Z"/>
          <w:szCs w:val="24"/>
        </w:rPr>
        <w:pPrChange w:id="739" w:author="Andre Marques" w:date="2020-07-12T16:00:00Z">
          <w:pPr>
            <w:pStyle w:val="Texto"/>
            <w:tabs>
              <w:tab w:val="center" w:pos="4393"/>
              <w:tab w:val="left" w:pos="6045"/>
            </w:tabs>
          </w:pPr>
        </w:pPrChange>
      </w:pPr>
      <w:ins w:id="740" w:author="Andre Marques" w:date="2020-07-12T16:00:00Z">
        <w:r w:rsidRPr="003D7C81">
          <w:rPr>
            <w:b/>
            <w:bCs/>
            <w:sz w:val="20"/>
          </w:rPr>
          <w:t xml:space="preserve">Figura </w:t>
        </w:r>
        <w:proofErr w:type="gramStart"/>
        <w:r>
          <w:rPr>
            <w:b/>
            <w:bCs/>
            <w:sz w:val="20"/>
          </w:rPr>
          <w:t>10</w:t>
        </w:r>
        <w:r w:rsidRPr="003D7C81">
          <w:rPr>
            <w:b/>
            <w:bCs/>
            <w:sz w:val="20"/>
          </w:rPr>
          <w:t xml:space="preserve"> </w:t>
        </w:r>
        <w:r>
          <w:rPr>
            <w:b/>
            <w:bCs/>
            <w:sz w:val="20"/>
          </w:rPr>
          <w:t xml:space="preserve"> Fluxograma</w:t>
        </w:r>
        <w:proofErr w:type="gramEnd"/>
        <w:r>
          <w:rPr>
            <w:b/>
            <w:bCs/>
            <w:sz w:val="20"/>
          </w:rPr>
          <w:t xml:space="preserve"> da função “</w:t>
        </w:r>
        <w:proofErr w:type="spellStart"/>
        <w:r>
          <w:rPr>
            <w:b/>
            <w:bCs/>
            <w:sz w:val="20"/>
          </w:rPr>
          <w:t>getData</w:t>
        </w:r>
        <w:proofErr w:type="spellEnd"/>
        <w:r>
          <w:rPr>
            <w:b/>
            <w:bCs/>
            <w:sz w:val="20"/>
          </w:rPr>
          <w:t>()”</w:t>
        </w:r>
      </w:ins>
    </w:p>
    <w:p w14:paraId="4A8447EE" w14:textId="430EA81A" w:rsidR="005A5D52" w:rsidRDefault="004D152D" w:rsidP="005A5D52">
      <w:pPr>
        <w:pStyle w:val="Texto"/>
        <w:tabs>
          <w:tab w:val="center" w:pos="4393"/>
          <w:tab w:val="left" w:pos="6045"/>
        </w:tabs>
        <w:rPr>
          <w:szCs w:val="24"/>
        </w:rPr>
      </w:pPr>
      <w:bookmarkStart w:id="741" w:name="_Hlk45473288"/>
      <w:r>
        <w:rPr>
          <w:szCs w:val="24"/>
        </w:rPr>
        <w:lastRenderedPageBreak/>
        <w:t>Consequentem</w:t>
      </w:r>
      <w:moveToRangeStart w:id="742" w:author="Andre Marques" w:date="2020-07-12T15:59:00Z" w:name="move45462002"/>
      <w:moveTo w:id="743" w:author="Andre Marques" w:date="2020-07-12T15:59:00Z">
        <w:del w:id="744" w:author="Andre Marques" w:date="2020-07-12T16:00:00Z">
          <w:r w:rsidR="004C6011" w:rsidDel="004C6011">
            <w:rPr>
              <w:noProof/>
              <w:lang w:eastAsia="pt-PT"/>
            </w:rPr>
            <w:drawing>
              <wp:inline distT="0" distB="0" distL="0" distR="0" wp14:anchorId="08888E26" wp14:editId="79C1F129">
                <wp:extent cx="1449238" cy="4404360"/>
                <wp:effectExtent l="0" t="0" r="0" b="0"/>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_py_fluxograma (1).jpg"/>
                        <pic:cNvPicPr/>
                      </pic:nvPicPr>
                      <pic:blipFill>
                        <a:blip r:embed="rId28">
                          <a:extLst>
                            <a:ext uri="{28A0092B-C50C-407E-A947-70E740481C1C}">
                              <a14:useLocalDpi xmlns:a14="http://schemas.microsoft.com/office/drawing/2010/main" val="0"/>
                            </a:ext>
                          </a:extLst>
                        </a:blip>
                        <a:stretch>
                          <a:fillRect/>
                        </a:stretch>
                      </pic:blipFill>
                      <pic:spPr>
                        <a:xfrm>
                          <a:off x="0" y="0"/>
                          <a:ext cx="1509778" cy="4588346"/>
                        </a:xfrm>
                        <a:prstGeom prst="rect">
                          <a:avLst/>
                        </a:prstGeom>
                      </pic:spPr>
                    </pic:pic>
                  </a:graphicData>
                </a:graphic>
              </wp:inline>
            </w:drawing>
          </w:r>
        </w:del>
      </w:moveTo>
      <w:moveToRangeEnd w:id="742"/>
      <w:r>
        <w:rPr>
          <w:szCs w:val="24"/>
        </w:rPr>
        <w:t>ente essa informação é passada para a função “</w:t>
      </w:r>
      <w:proofErr w:type="spellStart"/>
      <w:r>
        <w:rPr>
          <w:szCs w:val="24"/>
        </w:rPr>
        <w:t>get_now_</w:t>
      </w:r>
      <w:proofErr w:type="gramStart"/>
      <w:r>
        <w:rPr>
          <w:szCs w:val="24"/>
        </w:rPr>
        <w:t>turno</w:t>
      </w:r>
      <w:proofErr w:type="spellEnd"/>
      <w:r>
        <w:rPr>
          <w:szCs w:val="24"/>
        </w:rPr>
        <w:t>(</w:t>
      </w:r>
      <w:proofErr w:type="gramEnd"/>
      <w:r>
        <w:rPr>
          <w:szCs w:val="24"/>
        </w:rPr>
        <w:t>)” que com base na hora do sistema determina o turno instantâneo. De seguida, procede-se</w:t>
      </w:r>
      <w:del w:id="745" w:author="Carlos Campos" w:date="2020-07-10T11:55:00Z">
        <w:r w:rsidDel="000354B9">
          <w:rPr>
            <w:szCs w:val="24"/>
          </w:rPr>
          <w:delText xml:space="preserve"> á </w:delText>
        </w:r>
      </w:del>
      <w:ins w:id="746" w:author="Carlos Campos" w:date="2020-07-10T11:55:00Z">
        <w:r w:rsidR="000354B9">
          <w:rPr>
            <w:szCs w:val="24"/>
          </w:rPr>
          <w:t xml:space="preserve"> </w:t>
        </w:r>
        <w:proofErr w:type="gramStart"/>
        <w:r w:rsidR="000354B9">
          <w:rPr>
            <w:szCs w:val="24"/>
          </w:rPr>
          <w:t xml:space="preserve">à  </w:t>
        </w:r>
      </w:ins>
      <w:r>
        <w:rPr>
          <w:szCs w:val="24"/>
        </w:rPr>
        <w:t>chamada</w:t>
      </w:r>
      <w:proofErr w:type="gramEnd"/>
      <w:r>
        <w:rPr>
          <w:szCs w:val="24"/>
        </w:rPr>
        <w:t xml:space="preserve"> de “</w:t>
      </w:r>
      <w:proofErr w:type="spellStart"/>
      <w:r>
        <w:rPr>
          <w:szCs w:val="24"/>
        </w:rPr>
        <w:t>get_today_data</w:t>
      </w:r>
      <w:proofErr w:type="spellEnd"/>
      <w:r>
        <w:rPr>
          <w:szCs w:val="24"/>
        </w:rPr>
        <w:t xml:space="preserve">()” que seleciona a informação </w:t>
      </w:r>
      <w:r w:rsidR="005A5D52">
        <w:rPr>
          <w:szCs w:val="24"/>
        </w:rPr>
        <w:t>para o turno pretendido e para o dia atual. Por fim os dados são retornados num objeto JSON, seguindo a seguinte estrutura:</w:t>
      </w:r>
    </w:p>
    <w:p w14:paraId="54A962C6" w14:textId="77777777" w:rsidR="005A5D52" w:rsidRDefault="005A5D52" w:rsidP="005A5D52">
      <w:pPr>
        <w:pStyle w:val="Cdigo"/>
      </w:pPr>
      <w:r>
        <w:t xml:space="preserve"> </w:t>
      </w:r>
      <w:r w:rsidRPr="005A5D52">
        <w:t>{</w:t>
      </w:r>
    </w:p>
    <w:p w14:paraId="5393C0F3" w14:textId="77777777" w:rsidR="005A5D52" w:rsidRDefault="005A5D52" w:rsidP="005A5D52">
      <w:pPr>
        <w:pStyle w:val="Cdigo"/>
      </w:pPr>
      <w:r w:rsidRPr="005A5D52">
        <w:t>'turno':</w:t>
      </w:r>
      <w:proofErr w:type="spellStart"/>
      <w:r w:rsidRPr="005A5D52">
        <w:t>c_turno</w:t>
      </w:r>
      <w:proofErr w:type="spellEnd"/>
      <w:r w:rsidRPr="005A5D52">
        <w:t xml:space="preserve">['turno'], </w:t>
      </w:r>
    </w:p>
    <w:p w14:paraId="50562889" w14:textId="145DDF0C" w:rsidR="005A5D52" w:rsidRDefault="005A5D52" w:rsidP="005A5D52">
      <w:pPr>
        <w:pStyle w:val="Cdigo"/>
      </w:pPr>
      <w:r w:rsidRPr="005A5D52">
        <w:t>'pecas':</w:t>
      </w:r>
      <w:r>
        <w:t xml:space="preserve"> </w:t>
      </w:r>
      <w:r w:rsidRPr="005A5D52">
        <w:t>pecas,</w:t>
      </w:r>
    </w:p>
    <w:p w14:paraId="1D5266F8" w14:textId="1215B067" w:rsidR="005A5D52" w:rsidRDefault="005A5D52" w:rsidP="002F104D">
      <w:pPr>
        <w:pStyle w:val="Cdigo"/>
      </w:pPr>
      <w:r w:rsidRPr="005A5D52">
        <w:t>'tempo':</w:t>
      </w:r>
      <w:r>
        <w:t xml:space="preserve"> </w:t>
      </w:r>
      <w:r w:rsidRPr="005A5D52">
        <w:t>tempo,</w:t>
      </w:r>
    </w:p>
    <w:p w14:paraId="1BB6B0FB" w14:textId="68E7789B" w:rsidR="00EB0BD7" w:rsidRDefault="005A5D52" w:rsidP="005A5D52">
      <w:pPr>
        <w:pStyle w:val="Cdigo"/>
      </w:pPr>
      <w:r w:rsidRPr="005A5D52">
        <w:t>}</w:t>
      </w:r>
    </w:p>
    <w:p w14:paraId="3D083172" w14:textId="539D4E42" w:rsidR="005A5D52" w:rsidRPr="005A5D52" w:rsidRDefault="005A5D52" w:rsidP="005A5D52">
      <w:pPr>
        <w:rPr>
          <w:sz w:val="24"/>
          <w:szCs w:val="22"/>
        </w:rPr>
      </w:pPr>
    </w:p>
    <w:p w14:paraId="5B92A88F" w14:textId="7820EE41" w:rsidR="005A5D52" w:rsidRDefault="005A5D52" w:rsidP="005A5D52">
      <w:pPr>
        <w:pStyle w:val="PargrafodaLista"/>
        <w:numPr>
          <w:ilvl w:val="0"/>
          <w:numId w:val="27"/>
        </w:numPr>
        <w:rPr>
          <w:sz w:val="24"/>
          <w:szCs w:val="22"/>
        </w:rPr>
      </w:pPr>
      <w:r w:rsidRPr="002F104D">
        <w:rPr>
          <w:b/>
          <w:bCs/>
          <w:sz w:val="24"/>
          <w:szCs w:val="22"/>
        </w:rPr>
        <w:t>“turno”</w:t>
      </w:r>
      <w:r>
        <w:rPr>
          <w:sz w:val="24"/>
          <w:szCs w:val="22"/>
        </w:rPr>
        <w:t xml:space="preserve"> – contém os detalhes do </w:t>
      </w:r>
      <w:r w:rsidR="002F104D">
        <w:rPr>
          <w:sz w:val="24"/>
          <w:szCs w:val="22"/>
        </w:rPr>
        <w:t>turno</w:t>
      </w:r>
      <w:r>
        <w:rPr>
          <w:sz w:val="24"/>
          <w:szCs w:val="22"/>
        </w:rPr>
        <w:t xml:space="preserve"> </w:t>
      </w:r>
      <w:r w:rsidR="002F104D">
        <w:rPr>
          <w:sz w:val="24"/>
          <w:szCs w:val="22"/>
        </w:rPr>
        <w:t>selecionado</w:t>
      </w:r>
      <w:r>
        <w:rPr>
          <w:sz w:val="24"/>
          <w:szCs w:val="22"/>
        </w:rPr>
        <w:t xml:space="preserve"> (hora de </w:t>
      </w:r>
      <w:r w:rsidR="002F104D">
        <w:rPr>
          <w:sz w:val="24"/>
          <w:szCs w:val="22"/>
        </w:rPr>
        <w:t>início</w:t>
      </w:r>
      <w:r>
        <w:rPr>
          <w:sz w:val="24"/>
          <w:szCs w:val="22"/>
        </w:rPr>
        <w:t xml:space="preserve">, hora do fim, e nome do </w:t>
      </w:r>
      <w:r w:rsidR="002F104D">
        <w:rPr>
          <w:sz w:val="24"/>
          <w:szCs w:val="22"/>
        </w:rPr>
        <w:t>turno)</w:t>
      </w:r>
    </w:p>
    <w:p w14:paraId="245964C5" w14:textId="112189C2"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pecas</w:t>
      </w:r>
      <w:r w:rsidRPr="002F104D">
        <w:rPr>
          <w:b/>
          <w:bCs/>
          <w:sz w:val="24"/>
          <w:szCs w:val="22"/>
        </w:rPr>
        <w:t>”</w:t>
      </w:r>
      <w:r>
        <w:rPr>
          <w:sz w:val="24"/>
          <w:szCs w:val="22"/>
        </w:rPr>
        <w:t xml:space="preserve"> – </w:t>
      </w:r>
      <w:r w:rsidR="002F104D">
        <w:rPr>
          <w:sz w:val="24"/>
          <w:szCs w:val="22"/>
        </w:rPr>
        <w:t>contém um vetor com o número de peças para cada hora do turno</w:t>
      </w:r>
    </w:p>
    <w:p w14:paraId="147BA5D9" w14:textId="1F5F0A38" w:rsidR="005A5D52" w:rsidRDefault="005A5D52" w:rsidP="005A5D52">
      <w:pPr>
        <w:pStyle w:val="PargrafodaLista"/>
        <w:numPr>
          <w:ilvl w:val="0"/>
          <w:numId w:val="27"/>
        </w:numPr>
        <w:rPr>
          <w:sz w:val="24"/>
          <w:szCs w:val="22"/>
        </w:rPr>
      </w:pPr>
      <w:r w:rsidRPr="002F104D">
        <w:rPr>
          <w:b/>
          <w:bCs/>
          <w:sz w:val="24"/>
          <w:szCs w:val="22"/>
        </w:rPr>
        <w:t>“</w:t>
      </w:r>
      <w:r w:rsidR="002F104D" w:rsidRPr="002F104D">
        <w:rPr>
          <w:b/>
          <w:bCs/>
          <w:sz w:val="24"/>
          <w:szCs w:val="22"/>
        </w:rPr>
        <w:t>tempo</w:t>
      </w:r>
      <w:r w:rsidRPr="002F104D">
        <w:rPr>
          <w:b/>
          <w:bCs/>
          <w:sz w:val="24"/>
          <w:szCs w:val="22"/>
        </w:rPr>
        <w:t>”</w:t>
      </w:r>
      <w:r>
        <w:rPr>
          <w:sz w:val="24"/>
          <w:szCs w:val="22"/>
        </w:rPr>
        <w:t xml:space="preserve"> – </w:t>
      </w:r>
      <w:r w:rsidR="002F104D">
        <w:rPr>
          <w:sz w:val="24"/>
          <w:szCs w:val="22"/>
        </w:rPr>
        <w:t>contém um vetor com o tempo total de paragem da linha por cada hora do turno</w:t>
      </w:r>
    </w:p>
    <w:bookmarkEnd w:id="741"/>
    <w:p w14:paraId="0FA3988F" w14:textId="13D204D4" w:rsidR="002F104D" w:rsidRDefault="002F104D" w:rsidP="002F104D">
      <w:pPr>
        <w:rPr>
          <w:sz w:val="24"/>
          <w:szCs w:val="22"/>
        </w:rPr>
      </w:pPr>
    </w:p>
    <w:p w14:paraId="0144EB82" w14:textId="4D2EEB8B" w:rsidR="002F104D" w:rsidRDefault="002F104D" w:rsidP="002F104D">
      <w:pPr>
        <w:rPr>
          <w:b/>
          <w:bCs/>
          <w:sz w:val="26"/>
          <w:szCs w:val="26"/>
        </w:rPr>
      </w:pPr>
      <w:r w:rsidRPr="002F104D">
        <w:rPr>
          <w:b/>
          <w:bCs/>
          <w:sz w:val="26"/>
          <w:szCs w:val="26"/>
        </w:rPr>
        <w:t>3.</w:t>
      </w:r>
      <w:ins w:id="747" w:author="Andre Marques" w:date="2020-07-12T17:00:00Z">
        <w:r w:rsidR="00AA5AC0">
          <w:rPr>
            <w:b/>
            <w:bCs/>
            <w:sz w:val="26"/>
            <w:szCs w:val="26"/>
          </w:rPr>
          <w:t>3</w:t>
        </w:r>
      </w:ins>
      <w:del w:id="748" w:author="Andre Marques" w:date="2020-07-12T17:00:00Z">
        <w:r w:rsidRPr="002F104D" w:rsidDel="00AA5AC0">
          <w:rPr>
            <w:b/>
            <w:bCs/>
            <w:sz w:val="26"/>
            <w:szCs w:val="26"/>
          </w:rPr>
          <w:delText>2</w:delText>
        </w:r>
      </w:del>
      <w:r w:rsidRPr="002F104D">
        <w:rPr>
          <w:b/>
          <w:bCs/>
          <w:sz w:val="26"/>
          <w:szCs w:val="26"/>
        </w:rPr>
        <w:t xml:space="preserve">.2. Desenvolvimento </w:t>
      </w:r>
      <w:proofErr w:type="spellStart"/>
      <w:r w:rsidRPr="002F104D">
        <w:rPr>
          <w:b/>
          <w:bCs/>
          <w:sz w:val="26"/>
          <w:szCs w:val="26"/>
        </w:rPr>
        <w:t>Front-End</w:t>
      </w:r>
      <w:proofErr w:type="spellEnd"/>
      <w:r w:rsidRPr="002F104D">
        <w:rPr>
          <w:b/>
          <w:bCs/>
          <w:sz w:val="26"/>
          <w:szCs w:val="26"/>
        </w:rPr>
        <w:t xml:space="preserve"> </w:t>
      </w:r>
    </w:p>
    <w:p w14:paraId="49704EB9" w14:textId="3F030E10" w:rsidR="00E51194" w:rsidRDefault="00E51194" w:rsidP="002F104D">
      <w:pPr>
        <w:rPr>
          <w:b/>
          <w:bCs/>
          <w:sz w:val="26"/>
          <w:szCs w:val="26"/>
        </w:rPr>
      </w:pPr>
    </w:p>
    <w:p w14:paraId="4677CAEE" w14:textId="4B81961F" w:rsidR="00E51194" w:rsidRDefault="00E51194" w:rsidP="002F104D">
      <w:pPr>
        <w:rPr>
          <w:ins w:id="749" w:author="Carlos Campos" w:date="2020-07-10T11:59:00Z"/>
          <w:sz w:val="24"/>
          <w:szCs w:val="24"/>
        </w:rPr>
      </w:pPr>
      <w:bookmarkStart w:id="750" w:name="_Hlk45473399"/>
      <w:r>
        <w:rPr>
          <w:sz w:val="24"/>
          <w:szCs w:val="24"/>
        </w:rPr>
        <w:t>Para efetuar a visualização dos dados em tempo real, a Indmei propôs que a página html fosse composta por seis tabelas, e cada tabela devia apresentar pelo menos oito linhas (uma linha para cada hora do turno) e duas colunas (a primeira para o numero de peças produzidas nessa hora, e a segunda para o tempo total de paragem nessa hora).</w:t>
      </w:r>
    </w:p>
    <w:p w14:paraId="266EDB17" w14:textId="764E3B32" w:rsidR="00B51B4C" w:rsidDel="004C6011" w:rsidRDefault="00B51B4C" w:rsidP="002F104D">
      <w:pPr>
        <w:rPr>
          <w:del w:id="751" w:author="Andre Marques" w:date="2020-07-12T16:02:00Z"/>
          <w:sz w:val="24"/>
          <w:szCs w:val="24"/>
        </w:rPr>
      </w:pPr>
    </w:p>
    <w:p w14:paraId="5C94FEEB" w14:textId="2E90AE76" w:rsidR="00236818" w:rsidRDefault="00236818" w:rsidP="002F104D">
      <w:pPr>
        <w:rPr>
          <w:sz w:val="24"/>
          <w:szCs w:val="24"/>
        </w:rPr>
      </w:pPr>
    </w:p>
    <w:p w14:paraId="54A3A18E" w14:textId="30274E24" w:rsidR="00E51194" w:rsidRPr="00E51194" w:rsidDel="004C6011" w:rsidRDefault="00E51194" w:rsidP="002F104D">
      <w:pPr>
        <w:rPr>
          <w:del w:id="752" w:author="Andre Marques" w:date="2020-07-12T16:01:00Z"/>
          <w:sz w:val="24"/>
          <w:szCs w:val="24"/>
        </w:rPr>
      </w:pPr>
    </w:p>
    <w:p w14:paraId="74B7636D" w14:textId="62EB92D8" w:rsidR="002F104D" w:rsidDel="004C6011" w:rsidRDefault="002F104D" w:rsidP="002F104D">
      <w:pPr>
        <w:rPr>
          <w:del w:id="753" w:author="Andre Marques" w:date="2020-07-12T16:01:00Z"/>
          <w:sz w:val="24"/>
          <w:szCs w:val="22"/>
        </w:rPr>
      </w:pPr>
    </w:p>
    <w:p w14:paraId="19051543" w14:textId="6D347CD5" w:rsidR="002F104D" w:rsidRPr="002F104D" w:rsidDel="004C6011" w:rsidRDefault="002F104D" w:rsidP="002F104D">
      <w:pPr>
        <w:rPr>
          <w:del w:id="754" w:author="Andre Marques" w:date="2020-07-12T16:01:00Z"/>
          <w:sz w:val="24"/>
          <w:szCs w:val="22"/>
        </w:rPr>
      </w:pPr>
    </w:p>
    <w:p w14:paraId="2ECA772D" w14:textId="24194CE3" w:rsidR="005A5D52" w:rsidRPr="005A5D52" w:rsidDel="004C6011" w:rsidRDefault="005A5D52" w:rsidP="005A5D52">
      <w:pPr>
        <w:pStyle w:val="Texto"/>
        <w:tabs>
          <w:tab w:val="center" w:pos="4393"/>
          <w:tab w:val="left" w:pos="6045"/>
        </w:tabs>
        <w:jc w:val="left"/>
        <w:rPr>
          <w:del w:id="755" w:author="Andre Marques" w:date="2020-07-12T16:01:00Z"/>
          <w:szCs w:val="24"/>
        </w:rPr>
      </w:pPr>
    </w:p>
    <w:p w14:paraId="3D49A430" w14:textId="78FA814E" w:rsidR="005A5D52" w:rsidDel="004C6011" w:rsidRDefault="005A5D52" w:rsidP="00A33E17">
      <w:pPr>
        <w:pStyle w:val="Texto"/>
        <w:tabs>
          <w:tab w:val="center" w:pos="4393"/>
          <w:tab w:val="left" w:pos="6045"/>
        </w:tabs>
        <w:jc w:val="left"/>
        <w:rPr>
          <w:del w:id="756" w:author="Andre Marques" w:date="2020-07-12T16:01:00Z"/>
          <w:szCs w:val="24"/>
        </w:rPr>
      </w:pPr>
    </w:p>
    <w:p w14:paraId="45F84CA6" w14:textId="3906CDFC" w:rsidR="00236818" w:rsidDel="004C6011" w:rsidRDefault="00236818" w:rsidP="00A33E17">
      <w:pPr>
        <w:pStyle w:val="Texto"/>
        <w:tabs>
          <w:tab w:val="center" w:pos="4393"/>
          <w:tab w:val="left" w:pos="6045"/>
        </w:tabs>
        <w:jc w:val="left"/>
        <w:rPr>
          <w:del w:id="757" w:author="Andre Marques" w:date="2020-07-12T16:01:00Z"/>
          <w:szCs w:val="24"/>
        </w:rPr>
      </w:pPr>
    </w:p>
    <w:p w14:paraId="577B68BF" w14:textId="7F9E4BC7" w:rsidR="00236818" w:rsidDel="004C6011" w:rsidRDefault="00236818" w:rsidP="00A33E17">
      <w:pPr>
        <w:pStyle w:val="Texto"/>
        <w:tabs>
          <w:tab w:val="center" w:pos="4393"/>
          <w:tab w:val="left" w:pos="6045"/>
        </w:tabs>
        <w:jc w:val="left"/>
        <w:rPr>
          <w:del w:id="758" w:author="Andre Marques" w:date="2020-07-12T16:01:00Z"/>
          <w:szCs w:val="24"/>
        </w:rPr>
      </w:pPr>
    </w:p>
    <w:p w14:paraId="070AE5C0" w14:textId="42881530" w:rsidR="00236818" w:rsidDel="004C6011" w:rsidRDefault="00236818" w:rsidP="00A33E17">
      <w:pPr>
        <w:pStyle w:val="Texto"/>
        <w:tabs>
          <w:tab w:val="center" w:pos="4393"/>
          <w:tab w:val="left" w:pos="6045"/>
        </w:tabs>
        <w:jc w:val="left"/>
        <w:rPr>
          <w:del w:id="759" w:author="Andre Marques" w:date="2020-07-12T16:01:00Z"/>
          <w:szCs w:val="24"/>
        </w:rPr>
      </w:pPr>
    </w:p>
    <w:p w14:paraId="1102CA7E" w14:textId="4C05CFCC" w:rsidR="00236818" w:rsidDel="004C6011" w:rsidRDefault="00236818" w:rsidP="00A33E17">
      <w:pPr>
        <w:pStyle w:val="Texto"/>
        <w:tabs>
          <w:tab w:val="center" w:pos="4393"/>
          <w:tab w:val="left" w:pos="6045"/>
        </w:tabs>
        <w:jc w:val="left"/>
        <w:rPr>
          <w:del w:id="760" w:author="Andre Marques" w:date="2020-07-12T16:01:00Z"/>
          <w:szCs w:val="24"/>
        </w:rPr>
      </w:pPr>
    </w:p>
    <w:p w14:paraId="17FA3DB9" w14:textId="6359C948" w:rsidR="00236818" w:rsidDel="004C6011" w:rsidRDefault="00236818" w:rsidP="00236818">
      <w:pPr>
        <w:pStyle w:val="Texto"/>
        <w:tabs>
          <w:tab w:val="center" w:pos="4393"/>
          <w:tab w:val="left" w:pos="6045"/>
        </w:tabs>
        <w:jc w:val="left"/>
        <w:rPr>
          <w:del w:id="761" w:author="Andre Marques" w:date="2020-07-12T16:01:00Z"/>
          <w:b/>
          <w:bCs/>
          <w:sz w:val="20"/>
        </w:rPr>
      </w:pPr>
      <w:del w:id="762" w:author="Andre Marques" w:date="2020-07-12T16:01:00Z">
        <w:r w:rsidDel="004C6011">
          <w:rPr>
            <w:b/>
            <w:bCs/>
            <w:sz w:val="20"/>
          </w:rPr>
          <w:tab/>
        </w:r>
        <w:bookmarkStart w:id="763" w:name="_Hlk45006149"/>
        <w:r w:rsidRPr="003D7C81" w:rsidDel="004C6011">
          <w:rPr>
            <w:b/>
            <w:bCs/>
            <w:sz w:val="20"/>
          </w:rPr>
          <w:delText xml:space="preserve">Figura </w:delText>
        </w:r>
        <w:r w:rsidDel="004C6011">
          <w:rPr>
            <w:b/>
            <w:bCs/>
            <w:sz w:val="20"/>
          </w:rPr>
          <w:delText>11</w:delText>
        </w:r>
        <w:r w:rsidRPr="003D7C81" w:rsidDel="004C6011">
          <w:rPr>
            <w:b/>
            <w:bCs/>
            <w:sz w:val="20"/>
          </w:rPr>
          <w:delText xml:space="preserve"> </w:delText>
        </w:r>
        <w:r w:rsidDel="004C6011">
          <w:rPr>
            <w:b/>
            <w:bCs/>
            <w:sz w:val="20"/>
          </w:rPr>
          <w:delText xml:space="preserve"> Fluxograma do ficheiro “interface.js”</w:delText>
        </w:r>
        <w:bookmarkEnd w:id="763"/>
      </w:del>
    </w:p>
    <w:p w14:paraId="6EDEE2F6" w14:textId="775497A4" w:rsidR="00236818" w:rsidRDefault="0077012F" w:rsidP="004C6011">
      <w:pPr>
        <w:pStyle w:val="Texto"/>
        <w:tabs>
          <w:tab w:val="center" w:pos="4393"/>
          <w:tab w:val="left" w:pos="6045"/>
        </w:tabs>
        <w:jc w:val="left"/>
        <w:rPr>
          <w:ins w:id="764" w:author="Andre Marques" w:date="2020-07-12T16:01:00Z"/>
          <w:szCs w:val="24"/>
        </w:rPr>
      </w:pPr>
      <w:r>
        <w:rPr>
          <w:szCs w:val="24"/>
        </w:rPr>
        <w:t>Na figura 11 está representado o fluxograma do ficheiro “interface.js”, como podemos observar assim que a página html carrega é executado um ciclo “for” com a duração igual ao número de postos existentes, neste caso seis. Durante cada ciclo são executadas duas funções, “</w:t>
      </w:r>
      <w:proofErr w:type="spellStart"/>
      <w:proofErr w:type="gramStart"/>
      <w:r>
        <w:rPr>
          <w:szCs w:val="24"/>
        </w:rPr>
        <w:t>drawtables</w:t>
      </w:r>
      <w:proofErr w:type="spellEnd"/>
      <w:r>
        <w:rPr>
          <w:szCs w:val="24"/>
        </w:rPr>
        <w:t>(</w:t>
      </w:r>
      <w:proofErr w:type="gramEnd"/>
      <w:r>
        <w:rPr>
          <w:szCs w:val="24"/>
        </w:rPr>
        <w:t>)” e “</w:t>
      </w:r>
      <w:proofErr w:type="spellStart"/>
      <w:r>
        <w:rPr>
          <w:szCs w:val="24"/>
        </w:rPr>
        <w:t>updateData</w:t>
      </w:r>
      <w:proofErr w:type="spellEnd"/>
      <w:r>
        <w:rPr>
          <w:szCs w:val="24"/>
        </w:rPr>
        <w:t xml:space="preserve">()”. Na primeira procede-se ao desenho da tabela para o posto correspondente, e na segunda é efetuado um pedido AJAX que obtém os dados a partir do processo definido em </w:t>
      </w:r>
      <w:proofErr w:type="spellStart"/>
      <w:r>
        <w:rPr>
          <w:szCs w:val="24"/>
        </w:rPr>
        <w:t>back-end</w:t>
      </w:r>
      <w:proofErr w:type="spellEnd"/>
      <w:r>
        <w:rPr>
          <w:szCs w:val="24"/>
        </w:rPr>
        <w:t xml:space="preserve"> “/</w:t>
      </w:r>
      <w:proofErr w:type="spellStart"/>
      <w:r>
        <w:rPr>
          <w:szCs w:val="24"/>
        </w:rPr>
        <w:t>getData</w:t>
      </w:r>
      <w:proofErr w:type="spellEnd"/>
      <w:r>
        <w:rPr>
          <w:szCs w:val="24"/>
        </w:rPr>
        <w:t>” e atualiza as tabelas correspondentes.</w:t>
      </w:r>
    </w:p>
    <w:bookmarkEnd w:id="750"/>
    <w:p w14:paraId="3A9C6EE1" w14:textId="6175397F" w:rsidR="004C6011" w:rsidRDefault="004C6011" w:rsidP="004C6011">
      <w:pPr>
        <w:pStyle w:val="Texto"/>
        <w:tabs>
          <w:tab w:val="center" w:pos="4393"/>
          <w:tab w:val="left" w:pos="6045"/>
        </w:tabs>
        <w:jc w:val="left"/>
        <w:rPr>
          <w:ins w:id="765" w:author="Andre Marques" w:date="2020-07-12T16:01:00Z"/>
          <w:szCs w:val="24"/>
        </w:rPr>
      </w:pPr>
    </w:p>
    <w:p w14:paraId="79A19EAA" w14:textId="3E3E1180" w:rsidR="004C6011" w:rsidRDefault="004C6011" w:rsidP="004C6011">
      <w:pPr>
        <w:pStyle w:val="Texto"/>
        <w:tabs>
          <w:tab w:val="center" w:pos="4393"/>
          <w:tab w:val="left" w:pos="6045"/>
        </w:tabs>
        <w:jc w:val="left"/>
        <w:rPr>
          <w:ins w:id="766" w:author="Andre Marques" w:date="2020-07-12T16:01:00Z"/>
          <w:szCs w:val="24"/>
        </w:rPr>
      </w:pPr>
    </w:p>
    <w:p w14:paraId="62E603F1" w14:textId="2D32191B" w:rsidR="004C6011" w:rsidRDefault="004C6011" w:rsidP="004C6011">
      <w:pPr>
        <w:pStyle w:val="Texto"/>
        <w:tabs>
          <w:tab w:val="center" w:pos="4393"/>
          <w:tab w:val="left" w:pos="6045"/>
        </w:tabs>
        <w:jc w:val="left"/>
        <w:rPr>
          <w:ins w:id="767" w:author="Andre Marques" w:date="2020-07-12T16:01:00Z"/>
          <w:szCs w:val="24"/>
        </w:rPr>
      </w:pPr>
    </w:p>
    <w:p w14:paraId="75F9F181" w14:textId="10B2D3C2" w:rsidR="004C6011" w:rsidRDefault="004C6011" w:rsidP="004C6011">
      <w:pPr>
        <w:pStyle w:val="Texto"/>
        <w:tabs>
          <w:tab w:val="center" w:pos="4393"/>
          <w:tab w:val="left" w:pos="6045"/>
        </w:tabs>
        <w:jc w:val="left"/>
        <w:rPr>
          <w:ins w:id="768" w:author="Andre Marques" w:date="2020-07-12T16:01:00Z"/>
          <w:szCs w:val="24"/>
        </w:rPr>
      </w:pPr>
    </w:p>
    <w:p w14:paraId="3772708D" w14:textId="6E3243E0" w:rsidR="004C6011" w:rsidRDefault="004C6011" w:rsidP="004C6011">
      <w:pPr>
        <w:pStyle w:val="Texto"/>
        <w:tabs>
          <w:tab w:val="center" w:pos="4393"/>
          <w:tab w:val="left" w:pos="6045"/>
        </w:tabs>
        <w:jc w:val="left"/>
        <w:rPr>
          <w:ins w:id="769" w:author="Andre Marques" w:date="2020-07-12T16:01:00Z"/>
          <w:szCs w:val="24"/>
        </w:rPr>
      </w:pPr>
      <w:r>
        <w:rPr>
          <w:noProof/>
          <w:szCs w:val="24"/>
          <w:lang w:eastAsia="pt-PT"/>
        </w:rPr>
        <w:lastRenderedPageBreak/>
        <w:drawing>
          <wp:anchor distT="0" distB="0" distL="114300" distR="114300" simplePos="0" relativeHeight="251671040" behindDoc="0" locked="0" layoutInCell="1" allowOverlap="1" wp14:anchorId="021BCF0C" wp14:editId="68CD8438">
            <wp:simplePos x="0" y="0"/>
            <wp:positionH relativeFrom="margin">
              <wp:posOffset>2197735</wp:posOffset>
            </wp:positionH>
            <wp:positionV relativeFrom="margin">
              <wp:posOffset>14605</wp:posOffset>
            </wp:positionV>
            <wp:extent cx="1201420" cy="3108325"/>
            <wp:effectExtent l="0" t="0" r="0" b="0"/>
            <wp:wrapSquare wrapText="bothSides"/>
            <wp:docPr id="14" name="Imagem 14" descr="Uma imagem com símbol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_front_inter.jpg"/>
                    <pic:cNvPicPr/>
                  </pic:nvPicPr>
                  <pic:blipFill>
                    <a:blip r:embed="rId29">
                      <a:extLst>
                        <a:ext uri="{28A0092B-C50C-407E-A947-70E740481C1C}">
                          <a14:useLocalDpi xmlns:a14="http://schemas.microsoft.com/office/drawing/2010/main" val="0"/>
                        </a:ext>
                      </a:extLst>
                    </a:blip>
                    <a:stretch>
                      <a:fillRect/>
                    </a:stretch>
                  </pic:blipFill>
                  <pic:spPr>
                    <a:xfrm>
                      <a:off x="0" y="0"/>
                      <a:ext cx="1201420" cy="3108325"/>
                    </a:xfrm>
                    <a:prstGeom prst="rect">
                      <a:avLst/>
                    </a:prstGeom>
                  </pic:spPr>
                </pic:pic>
              </a:graphicData>
            </a:graphic>
            <wp14:sizeRelH relativeFrom="margin">
              <wp14:pctWidth>0</wp14:pctWidth>
            </wp14:sizeRelH>
            <wp14:sizeRelV relativeFrom="margin">
              <wp14:pctHeight>0</wp14:pctHeight>
            </wp14:sizeRelV>
          </wp:anchor>
        </w:drawing>
      </w:r>
    </w:p>
    <w:p w14:paraId="145C1735" w14:textId="2BF3061A" w:rsidR="004C6011" w:rsidRDefault="004C6011" w:rsidP="004C6011">
      <w:pPr>
        <w:pStyle w:val="Texto"/>
        <w:tabs>
          <w:tab w:val="center" w:pos="4393"/>
          <w:tab w:val="left" w:pos="6045"/>
        </w:tabs>
        <w:jc w:val="left"/>
        <w:rPr>
          <w:ins w:id="770" w:author="Andre Marques" w:date="2020-07-12T16:01:00Z"/>
          <w:szCs w:val="24"/>
        </w:rPr>
      </w:pPr>
    </w:p>
    <w:p w14:paraId="253DCF9D" w14:textId="4F528E67" w:rsidR="004C6011" w:rsidRDefault="004C6011" w:rsidP="004C6011">
      <w:pPr>
        <w:pStyle w:val="Texto"/>
        <w:tabs>
          <w:tab w:val="center" w:pos="4393"/>
          <w:tab w:val="left" w:pos="6045"/>
        </w:tabs>
        <w:jc w:val="left"/>
        <w:rPr>
          <w:ins w:id="771" w:author="Andre Marques" w:date="2020-07-12T16:01:00Z"/>
          <w:szCs w:val="24"/>
        </w:rPr>
      </w:pPr>
    </w:p>
    <w:p w14:paraId="2D2DF37D" w14:textId="56E2D5BB" w:rsidR="004C6011" w:rsidRDefault="004C6011" w:rsidP="004C6011">
      <w:pPr>
        <w:pStyle w:val="Texto"/>
        <w:tabs>
          <w:tab w:val="center" w:pos="4393"/>
          <w:tab w:val="left" w:pos="6045"/>
        </w:tabs>
        <w:jc w:val="left"/>
        <w:rPr>
          <w:ins w:id="772" w:author="Andre Marques" w:date="2020-07-12T16:01:00Z"/>
          <w:szCs w:val="24"/>
        </w:rPr>
      </w:pPr>
    </w:p>
    <w:p w14:paraId="572E402C" w14:textId="2460BEA3" w:rsidR="004C6011" w:rsidRDefault="004C6011" w:rsidP="004C6011">
      <w:pPr>
        <w:pStyle w:val="Texto"/>
        <w:tabs>
          <w:tab w:val="center" w:pos="4393"/>
          <w:tab w:val="left" w:pos="6045"/>
        </w:tabs>
        <w:jc w:val="left"/>
        <w:rPr>
          <w:ins w:id="773" w:author="Andre Marques" w:date="2020-07-12T16:01:00Z"/>
          <w:szCs w:val="24"/>
        </w:rPr>
      </w:pPr>
    </w:p>
    <w:p w14:paraId="2E7E4736" w14:textId="3D7EADD8" w:rsidR="004C6011" w:rsidRDefault="004C6011" w:rsidP="004C6011">
      <w:pPr>
        <w:pStyle w:val="Texto"/>
        <w:tabs>
          <w:tab w:val="center" w:pos="4393"/>
          <w:tab w:val="left" w:pos="6045"/>
        </w:tabs>
        <w:jc w:val="left"/>
        <w:rPr>
          <w:ins w:id="774" w:author="Andre Marques" w:date="2020-07-12T16:01:00Z"/>
          <w:szCs w:val="24"/>
        </w:rPr>
      </w:pPr>
    </w:p>
    <w:p w14:paraId="3FE01F65" w14:textId="14213D10" w:rsidR="004C6011" w:rsidRDefault="004C6011" w:rsidP="004C6011">
      <w:pPr>
        <w:pStyle w:val="Texto"/>
        <w:tabs>
          <w:tab w:val="center" w:pos="4393"/>
          <w:tab w:val="left" w:pos="6045"/>
        </w:tabs>
        <w:jc w:val="left"/>
        <w:rPr>
          <w:ins w:id="775" w:author="Andre Marques" w:date="2020-07-12T16:01:00Z"/>
          <w:szCs w:val="24"/>
        </w:rPr>
      </w:pPr>
    </w:p>
    <w:p w14:paraId="5A303A58" w14:textId="073B3044" w:rsidR="004C6011" w:rsidRDefault="004C6011" w:rsidP="004C6011">
      <w:pPr>
        <w:pStyle w:val="Texto"/>
        <w:tabs>
          <w:tab w:val="center" w:pos="4393"/>
          <w:tab w:val="left" w:pos="6045"/>
        </w:tabs>
        <w:jc w:val="left"/>
        <w:rPr>
          <w:ins w:id="776" w:author="Andre Marques" w:date="2020-07-12T16:01:00Z"/>
          <w:szCs w:val="24"/>
        </w:rPr>
      </w:pPr>
    </w:p>
    <w:p w14:paraId="04B76292" w14:textId="2F563781" w:rsidR="004C6011" w:rsidRDefault="004C6011">
      <w:pPr>
        <w:pStyle w:val="Texto"/>
        <w:tabs>
          <w:tab w:val="center" w:pos="4393"/>
          <w:tab w:val="left" w:pos="6045"/>
        </w:tabs>
        <w:jc w:val="center"/>
        <w:rPr>
          <w:ins w:id="777" w:author="Andre Marques" w:date="2020-07-12T16:01:00Z"/>
          <w:szCs w:val="24"/>
        </w:rPr>
        <w:pPrChange w:id="778" w:author="Andre Marques" w:date="2020-07-12T16:02:00Z">
          <w:pPr>
            <w:pStyle w:val="Texto"/>
            <w:tabs>
              <w:tab w:val="center" w:pos="4393"/>
              <w:tab w:val="left" w:pos="6045"/>
            </w:tabs>
            <w:jc w:val="left"/>
          </w:pPr>
        </w:pPrChange>
      </w:pPr>
      <w:ins w:id="779" w:author="Andre Marques" w:date="2020-07-12T16:02:00Z">
        <w:r w:rsidRPr="003D7C81">
          <w:rPr>
            <w:b/>
            <w:bCs/>
            <w:sz w:val="20"/>
          </w:rPr>
          <w:t xml:space="preserve">Figura </w:t>
        </w:r>
        <w:proofErr w:type="gramStart"/>
        <w:r>
          <w:rPr>
            <w:b/>
            <w:bCs/>
            <w:sz w:val="20"/>
          </w:rPr>
          <w:t>11</w:t>
        </w:r>
        <w:r w:rsidRPr="003D7C81">
          <w:rPr>
            <w:b/>
            <w:bCs/>
            <w:sz w:val="20"/>
          </w:rPr>
          <w:t xml:space="preserve"> </w:t>
        </w:r>
        <w:r>
          <w:rPr>
            <w:b/>
            <w:bCs/>
            <w:sz w:val="20"/>
          </w:rPr>
          <w:t xml:space="preserve"> Fluxograma</w:t>
        </w:r>
        <w:proofErr w:type="gramEnd"/>
        <w:r>
          <w:rPr>
            <w:b/>
            <w:bCs/>
            <w:sz w:val="20"/>
          </w:rPr>
          <w:t xml:space="preserve"> do ficheiro “interface.js”</w:t>
        </w:r>
      </w:ins>
    </w:p>
    <w:p w14:paraId="4C0D05FF" w14:textId="77777777" w:rsidR="004C6011" w:rsidRDefault="004C6011">
      <w:pPr>
        <w:pStyle w:val="Texto"/>
        <w:tabs>
          <w:tab w:val="center" w:pos="4393"/>
          <w:tab w:val="left" w:pos="6045"/>
        </w:tabs>
        <w:jc w:val="left"/>
        <w:rPr>
          <w:szCs w:val="24"/>
        </w:rPr>
        <w:pPrChange w:id="780" w:author="Andre Marques" w:date="2020-07-12T16:01:00Z">
          <w:pPr>
            <w:pStyle w:val="Texto"/>
            <w:tabs>
              <w:tab w:val="center" w:pos="4393"/>
              <w:tab w:val="left" w:pos="6045"/>
            </w:tabs>
            <w:ind w:left="-284"/>
          </w:pPr>
        </w:pPrChange>
      </w:pPr>
    </w:p>
    <w:p w14:paraId="7AC6C48C" w14:textId="77777777" w:rsidR="0077012F" w:rsidRPr="0077012F" w:rsidRDefault="0077012F" w:rsidP="0077012F">
      <w:pPr>
        <w:pStyle w:val="Cdigo"/>
      </w:pPr>
      <w:bookmarkStart w:id="781" w:name="_Hlk45473460"/>
      <w:proofErr w:type="gramStart"/>
      <w:r w:rsidRPr="0077012F">
        <w:t>$.</w:t>
      </w:r>
      <w:proofErr w:type="spellStart"/>
      <w:r w:rsidRPr="0077012F">
        <w:t>ajax</w:t>
      </w:r>
      <w:proofErr w:type="spellEnd"/>
      <w:proofErr w:type="gramEnd"/>
      <w:r w:rsidRPr="0077012F">
        <w:t>({</w:t>
      </w:r>
    </w:p>
    <w:p w14:paraId="366F2D90" w14:textId="77777777" w:rsidR="0077012F" w:rsidRPr="0077012F" w:rsidRDefault="0077012F" w:rsidP="0077012F">
      <w:pPr>
        <w:pStyle w:val="Cdigo"/>
      </w:pPr>
      <w:r w:rsidRPr="0077012F">
        <w:tab/>
      </w:r>
      <w:r w:rsidRPr="0077012F">
        <w:tab/>
        <w:t>url: "/</w:t>
      </w:r>
      <w:proofErr w:type="spellStart"/>
      <w:r w:rsidRPr="0077012F">
        <w:t>getData</w:t>
      </w:r>
      <w:proofErr w:type="spellEnd"/>
      <w:r w:rsidRPr="0077012F">
        <w:t>",</w:t>
      </w:r>
    </w:p>
    <w:p w14:paraId="6233CD25" w14:textId="77777777" w:rsidR="0077012F" w:rsidRPr="0077012F" w:rsidRDefault="0077012F" w:rsidP="0077012F">
      <w:pPr>
        <w:pStyle w:val="Cdigo"/>
      </w:pPr>
      <w:r w:rsidRPr="0077012F">
        <w:tab/>
      </w:r>
      <w:r w:rsidRPr="0077012F">
        <w:tab/>
        <w:t>data: {</w:t>
      </w:r>
    </w:p>
    <w:p w14:paraId="7851EA7E" w14:textId="77777777" w:rsidR="0077012F" w:rsidRPr="0077012F" w:rsidRDefault="0077012F" w:rsidP="0077012F">
      <w:pPr>
        <w:pStyle w:val="Cdigo"/>
      </w:pPr>
      <w:r w:rsidRPr="0077012F">
        <w:tab/>
      </w:r>
      <w:r w:rsidRPr="0077012F">
        <w:tab/>
      </w:r>
      <w:r w:rsidRPr="0077012F">
        <w:tab/>
        <w:t>'posto': posto,</w:t>
      </w:r>
    </w:p>
    <w:p w14:paraId="799DCCBF" w14:textId="77777777" w:rsidR="0077012F" w:rsidRPr="00D63771" w:rsidRDefault="0077012F" w:rsidP="0077012F">
      <w:pPr>
        <w:pStyle w:val="Cdigo"/>
        <w:rPr>
          <w:lang w:val="en-US"/>
          <w:rPrChange w:id="782" w:author="Carlos Campos" w:date="2020-07-08T09:35:00Z">
            <w:rPr/>
          </w:rPrChange>
        </w:rPr>
      </w:pPr>
      <w:r w:rsidRPr="0077012F">
        <w:tab/>
      </w:r>
      <w:r w:rsidRPr="0077012F">
        <w:tab/>
      </w:r>
      <w:r w:rsidRPr="00D63771">
        <w:rPr>
          <w:lang w:val="en-US"/>
          <w:rPrChange w:id="783" w:author="Carlos Campos" w:date="2020-07-08T09:35:00Z">
            <w:rPr/>
          </w:rPrChange>
        </w:rPr>
        <w:t>},</w:t>
      </w:r>
    </w:p>
    <w:p w14:paraId="79EE956A" w14:textId="2E0824FB" w:rsidR="00AE2BE8" w:rsidRPr="00D63771" w:rsidRDefault="0077012F" w:rsidP="00AE2BE8">
      <w:pPr>
        <w:pStyle w:val="Cdigo"/>
        <w:rPr>
          <w:lang w:val="en-US"/>
          <w:rPrChange w:id="784" w:author="Carlos Campos" w:date="2020-07-08T09:35:00Z">
            <w:rPr/>
          </w:rPrChange>
        </w:rPr>
      </w:pPr>
      <w:r w:rsidRPr="00D63771">
        <w:rPr>
          <w:lang w:val="en-US"/>
          <w:rPrChange w:id="785" w:author="Carlos Campos" w:date="2020-07-08T09:35:00Z">
            <w:rPr/>
          </w:rPrChange>
        </w:rPr>
        <w:tab/>
      </w:r>
      <w:r w:rsidRPr="00D63771">
        <w:rPr>
          <w:lang w:val="en-US"/>
          <w:rPrChange w:id="786" w:author="Carlos Campos" w:date="2020-07-08T09:35:00Z">
            <w:rPr/>
          </w:rPrChange>
        </w:rPr>
        <w:tab/>
        <w:t>success: function (result) {</w:t>
      </w:r>
    </w:p>
    <w:p w14:paraId="3E75F3F3" w14:textId="7DE1DD76" w:rsidR="00AE2BE8" w:rsidRPr="00D63771" w:rsidRDefault="00AE2BE8" w:rsidP="00AE2BE8">
      <w:pPr>
        <w:pStyle w:val="Cdigo"/>
        <w:rPr>
          <w:lang w:val="en-US"/>
          <w:rPrChange w:id="787" w:author="Carlos Campos" w:date="2020-07-08T09:35:00Z">
            <w:rPr/>
          </w:rPrChange>
        </w:rPr>
      </w:pPr>
      <w:r w:rsidRPr="00D63771">
        <w:rPr>
          <w:lang w:val="en-US"/>
          <w:rPrChange w:id="788" w:author="Carlos Campos" w:date="2020-07-08T09:35:00Z">
            <w:rPr/>
          </w:rPrChange>
        </w:rPr>
        <w:tab/>
      </w:r>
      <w:r w:rsidRPr="00D63771">
        <w:rPr>
          <w:lang w:val="en-US"/>
          <w:rPrChange w:id="789" w:author="Carlos Campos" w:date="2020-07-08T09:35:00Z">
            <w:rPr/>
          </w:rPrChange>
        </w:rPr>
        <w:tab/>
      </w:r>
      <w:r w:rsidRPr="00D63771">
        <w:rPr>
          <w:lang w:val="en-US"/>
          <w:rPrChange w:id="790" w:author="Carlos Campos" w:date="2020-07-08T09:35:00Z">
            <w:rPr/>
          </w:rPrChange>
        </w:rPr>
        <w:tab/>
      </w:r>
      <w:r w:rsidRPr="00D63771">
        <w:rPr>
          <w:lang w:val="en-US"/>
          <w:rPrChange w:id="791" w:author="Carlos Campos" w:date="2020-07-08T09:35:00Z">
            <w:rPr/>
          </w:rPrChange>
        </w:rPr>
        <w:tab/>
        <w:t xml:space="preserve">… </w:t>
      </w:r>
    </w:p>
    <w:p w14:paraId="58D5AC74" w14:textId="2FE5A286" w:rsidR="0077012F" w:rsidRPr="00D63771" w:rsidRDefault="0077012F" w:rsidP="0077012F">
      <w:pPr>
        <w:pStyle w:val="Cdigo"/>
        <w:rPr>
          <w:lang w:val="en-US"/>
          <w:rPrChange w:id="792" w:author="Carlos Campos" w:date="2020-07-08T09:35:00Z">
            <w:rPr/>
          </w:rPrChange>
        </w:rPr>
      </w:pPr>
      <w:r w:rsidRPr="00D63771">
        <w:rPr>
          <w:lang w:val="en-US"/>
          <w:rPrChange w:id="793" w:author="Carlos Campos" w:date="2020-07-08T09:35:00Z">
            <w:rPr/>
          </w:rPrChange>
        </w:rPr>
        <w:tab/>
      </w:r>
      <w:r w:rsidRPr="00D63771">
        <w:rPr>
          <w:lang w:val="en-US"/>
          <w:rPrChange w:id="794" w:author="Carlos Campos" w:date="2020-07-08T09:35:00Z">
            <w:rPr/>
          </w:rPrChange>
        </w:rPr>
        <w:tab/>
      </w:r>
      <w:r w:rsidRPr="00D63771">
        <w:rPr>
          <w:lang w:val="en-US"/>
          <w:rPrChange w:id="795" w:author="Carlos Campos" w:date="2020-07-08T09:35:00Z">
            <w:rPr/>
          </w:rPrChange>
        </w:rPr>
        <w:tab/>
        <w:t>$('#</w:t>
      </w:r>
      <w:proofErr w:type="spellStart"/>
      <w:r w:rsidRPr="00D63771">
        <w:rPr>
          <w:lang w:val="en-US"/>
          <w:rPrChange w:id="796" w:author="Carlos Campos" w:date="2020-07-08T09:35:00Z">
            <w:rPr/>
          </w:rPrChange>
        </w:rPr>
        <w:t>Tbody</w:t>
      </w:r>
      <w:proofErr w:type="spellEnd"/>
      <w:r w:rsidRPr="00D63771">
        <w:rPr>
          <w:lang w:val="en-US"/>
          <w:rPrChange w:id="797" w:author="Carlos Campos" w:date="2020-07-08T09:35:00Z">
            <w:rPr/>
          </w:rPrChange>
        </w:rPr>
        <w:t>'+</w:t>
      </w:r>
      <w:proofErr w:type="spellStart"/>
      <w:r w:rsidRPr="00D63771">
        <w:rPr>
          <w:lang w:val="en-US"/>
          <w:rPrChange w:id="798" w:author="Carlos Campos" w:date="2020-07-08T09:35:00Z">
            <w:rPr/>
          </w:rPrChange>
        </w:rPr>
        <w:t>posto</w:t>
      </w:r>
      <w:proofErr w:type="spellEnd"/>
      <w:proofErr w:type="gramStart"/>
      <w:r w:rsidRPr="00D63771">
        <w:rPr>
          <w:lang w:val="en-US"/>
          <w:rPrChange w:id="799" w:author="Carlos Campos" w:date="2020-07-08T09:35:00Z">
            <w:rPr/>
          </w:rPrChange>
        </w:rPr>
        <w:t>).empty</w:t>
      </w:r>
      <w:proofErr w:type="gramEnd"/>
      <w:r w:rsidRPr="00D63771">
        <w:rPr>
          <w:lang w:val="en-US"/>
          <w:rPrChange w:id="800" w:author="Carlos Campos" w:date="2020-07-08T09:35:00Z">
            <w:rPr/>
          </w:rPrChange>
        </w:rPr>
        <w:t>();</w:t>
      </w:r>
    </w:p>
    <w:p w14:paraId="1845D282" w14:textId="77777777" w:rsidR="0077012F" w:rsidRPr="00D63771" w:rsidRDefault="0077012F" w:rsidP="0077012F">
      <w:pPr>
        <w:pStyle w:val="Cdigo"/>
        <w:rPr>
          <w:lang w:val="en-US"/>
          <w:rPrChange w:id="801" w:author="Carlos Campos" w:date="2020-07-08T09:35:00Z">
            <w:rPr/>
          </w:rPrChange>
        </w:rPr>
      </w:pPr>
      <w:r w:rsidRPr="00D63771">
        <w:rPr>
          <w:lang w:val="en-US"/>
          <w:rPrChange w:id="802" w:author="Carlos Campos" w:date="2020-07-08T09:35:00Z">
            <w:rPr/>
          </w:rPrChange>
        </w:rPr>
        <w:tab/>
      </w:r>
      <w:r w:rsidRPr="00D63771">
        <w:rPr>
          <w:lang w:val="en-US"/>
          <w:rPrChange w:id="803" w:author="Carlos Campos" w:date="2020-07-08T09:35:00Z">
            <w:rPr/>
          </w:rPrChange>
        </w:rPr>
        <w:tab/>
      </w:r>
      <w:r w:rsidRPr="00D63771">
        <w:rPr>
          <w:lang w:val="en-US"/>
          <w:rPrChange w:id="804" w:author="Carlos Campos" w:date="2020-07-08T09:35:00Z">
            <w:rPr/>
          </w:rPrChange>
        </w:rPr>
        <w:tab/>
        <w:t>$('#</w:t>
      </w:r>
      <w:proofErr w:type="spellStart"/>
      <w:r w:rsidRPr="00D63771">
        <w:rPr>
          <w:lang w:val="en-US"/>
          <w:rPrChange w:id="805" w:author="Carlos Campos" w:date="2020-07-08T09:35:00Z">
            <w:rPr/>
          </w:rPrChange>
        </w:rPr>
        <w:t>Tbody</w:t>
      </w:r>
      <w:proofErr w:type="spellEnd"/>
      <w:r w:rsidRPr="00D63771">
        <w:rPr>
          <w:lang w:val="en-US"/>
          <w:rPrChange w:id="806" w:author="Carlos Campos" w:date="2020-07-08T09:35:00Z">
            <w:rPr/>
          </w:rPrChange>
        </w:rPr>
        <w:t>'+</w:t>
      </w:r>
      <w:proofErr w:type="spellStart"/>
      <w:r w:rsidRPr="00D63771">
        <w:rPr>
          <w:lang w:val="en-US"/>
          <w:rPrChange w:id="807" w:author="Carlos Campos" w:date="2020-07-08T09:35:00Z">
            <w:rPr/>
          </w:rPrChange>
        </w:rPr>
        <w:t>posto</w:t>
      </w:r>
      <w:proofErr w:type="spellEnd"/>
      <w:proofErr w:type="gramStart"/>
      <w:r w:rsidRPr="00D63771">
        <w:rPr>
          <w:lang w:val="en-US"/>
          <w:rPrChange w:id="808" w:author="Carlos Campos" w:date="2020-07-08T09:35:00Z">
            <w:rPr/>
          </w:rPrChange>
        </w:rPr>
        <w:t>).append</w:t>
      </w:r>
      <w:proofErr w:type="gramEnd"/>
      <w:r w:rsidRPr="00D63771">
        <w:rPr>
          <w:lang w:val="en-US"/>
          <w:rPrChange w:id="809" w:author="Carlos Campos" w:date="2020-07-08T09:35:00Z">
            <w:rPr/>
          </w:rPrChange>
        </w:rPr>
        <w:t>(</w:t>
      </w:r>
      <w:proofErr w:type="spellStart"/>
      <w:r w:rsidRPr="00D63771">
        <w:rPr>
          <w:lang w:val="en-US"/>
          <w:rPrChange w:id="810" w:author="Carlos Campos" w:date="2020-07-08T09:35:00Z">
            <w:rPr/>
          </w:rPrChange>
        </w:rPr>
        <w:t>rowDados</w:t>
      </w:r>
      <w:proofErr w:type="spellEnd"/>
      <w:r w:rsidRPr="00D63771">
        <w:rPr>
          <w:lang w:val="en-US"/>
          <w:rPrChange w:id="811" w:author="Carlos Campos" w:date="2020-07-08T09:35:00Z">
            <w:rPr/>
          </w:rPrChange>
        </w:rPr>
        <w:t>)</w:t>
      </w:r>
    </w:p>
    <w:p w14:paraId="3EADD348" w14:textId="77777777" w:rsidR="0077012F" w:rsidRPr="000354B9" w:rsidRDefault="0077012F" w:rsidP="0077012F">
      <w:pPr>
        <w:pStyle w:val="Cdigo"/>
      </w:pPr>
      <w:r w:rsidRPr="00D63771">
        <w:rPr>
          <w:lang w:val="en-US"/>
          <w:rPrChange w:id="812" w:author="Carlos Campos" w:date="2020-07-08T09:35:00Z">
            <w:rPr/>
          </w:rPrChange>
        </w:rPr>
        <w:tab/>
      </w:r>
      <w:r w:rsidRPr="00D63771">
        <w:rPr>
          <w:lang w:val="en-US"/>
          <w:rPrChange w:id="813" w:author="Carlos Campos" w:date="2020-07-08T09:35:00Z">
            <w:rPr/>
          </w:rPrChange>
        </w:rPr>
        <w:tab/>
      </w:r>
      <w:r w:rsidRPr="000354B9">
        <w:t>}</w:t>
      </w:r>
    </w:p>
    <w:p w14:paraId="6369F7ED" w14:textId="2D8F503E" w:rsidR="0077012F" w:rsidRPr="00236818" w:rsidRDefault="0077012F" w:rsidP="0077012F">
      <w:pPr>
        <w:pStyle w:val="Cdigo"/>
        <w:rPr>
          <w:sz w:val="24"/>
        </w:rPr>
      </w:pPr>
      <w:r w:rsidRPr="000354B9">
        <w:tab/>
      </w:r>
      <w:r w:rsidRPr="0077012F">
        <w:t>})</w:t>
      </w:r>
    </w:p>
    <w:p w14:paraId="58571EB7" w14:textId="5906D02F" w:rsidR="004B3399" w:rsidRDefault="00AE2BE8" w:rsidP="00D1008B">
      <w:pPr>
        <w:pStyle w:val="Texto"/>
        <w:tabs>
          <w:tab w:val="center" w:pos="4393"/>
          <w:tab w:val="left" w:pos="6045"/>
        </w:tabs>
        <w:ind w:left="-284"/>
        <w:rPr>
          <w:szCs w:val="24"/>
        </w:rPr>
      </w:pPr>
      <w:r>
        <w:rPr>
          <w:szCs w:val="24"/>
        </w:rPr>
        <w:t xml:space="preserve">Pela interpretação do extrato de código apresentado acima, percebe-se que para efetuar o pedido AJAX foi utilizada a tecnologia </w:t>
      </w:r>
      <w:proofErr w:type="spellStart"/>
      <w:r>
        <w:rPr>
          <w:szCs w:val="24"/>
        </w:rPr>
        <w:t>JQuery</w:t>
      </w:r>
      <w:proofErr w:type="spellEnd"/>
      <w:r>
        <w:rPr>
          <w:szCs w:val="24"/>
        </w:rPr>
        <w:t xml:space="preserve"> (mencionada no capítulo 2) para facilitar a troca de dados. </w:t>
      </w:r>
    </w:p>
    <w:bookmarkEnd w:id="781"/>
    <w:p w14:paraId="756D80C0" w14:textId="77777777" w:rsidR="004B3399" w:rsidRDefault="004B3399" w:rsidP="00A33E17">
      <w:pPr>
        <w:pStyle w:val="Texto"/>
        <w:tabs>
          <w:tab w:val="center" w:pos="4393"/>
          <w:tab w:val="left" w:pos="6045"/>
        </w:tabs>
        <w:jc w:val="left"/>
        <w:rPr>
          <w:szCs w:val="24"/>
        </w:rPr>
      </w:pPr>
    </w:p>
    <w:p w14:paraId="03EF059A" w14:textId="3685998D" w:rsidR="001F00BE" w:rsidRPr="00AA5AC0" w:rsidRDefault="00AA5AC0">
      <w:pPr>
        <w:pStyle w:val="Subseconumerada"/>
        <w:numPr>
          <w:ilvl w:val="1"/>
          <w:numId w:val="52"/>
        </w:numPr>
        <w:tabs>
          <w:tab w:val="center" w:pos="4393"/>
          <w:tab w:val="left" w:pos="6045"/>
        </w:tabs>
        <w:rPr>
          <w:b w:val="0"/>
          <w:bCs/>
          <w:szCs w:val="24"/>
          <w:rPrChange w:id="814" w:author="Andre Marques" w:date="2020-07-12T17:01:00Z">
            <w:rPr>
              <w:b/>
              <w:szCs w:val="24"/>
            </w:rPr>
          </w:rPrChange>
        </w:rPr>
        <w:pPrChange w:id="815" w:author="Andre Marques" w:date="2020-07-12T17:01:00Z">
          <w:pPr>
            <w:pStyle w:val="Texto"/>
            <w:numPr>
              <w:numId w:val="24"/>
            </w:numPr>
            <w:tabs>
              <w:tab w:val="center" w:pos="4393"/>
              <w:tab w:val="left" w:pos="6045"/>
            </w:tabs>
            <w:ind w:left="142" w:hanging="426"/>
            <w:jc w:val="left"/>
          </w:pPr>
        </w:pPrChange>
      </w:pPr>
      <w:ins w:id="816" w:author="Andre Marques" w:date="2020-07-12T17:01:00Z">
        <w:r>
          <w:rPr>
            <w:szCs w:val="24"/>
          </w:rPr>
          <w:t xml:space="preserve"> </w:t>
        </w:r>
      </w:ins>
      <w:ins w:id="817" w:author="Andre Marques" w:date="2020-07-12T17:02:00Z">
        <w:r>
          <w:rPr>
            <w:szCs w:val="24"/>
          </w:rPr>
          <w:t xml:space="preserve">  </w:t>
        </w:r>
      </w:ins>
      <w:del w:id="818" w:author="Andre Marques" w:date="2020-07-12T17:01:00Z">
        <w:r w:rsidR="004B3399" w:rsidRPr="00AA5AC0" w:rsidDel="00AA5AC0">
          <w:rPr>
            <w:szCs w:val="24"/>
            <w:rPrChange w:id="819" w:author="Andre Marques" w:date="2020-07-12T17:01:00Z">
              <w:rPr>
                <w:b/>
                <w:smallCaps/>
                <w:szCs w:val="24"/>
              </w:rPr>
            </w:rPrChange>
          </w:rPr>
          <w:delText xml:space="preserve"> </w:delText>
        </w:r>
      </w:del>
      <w:r w:rsidR="004B3399" w:rsidRPr="00AA5AC0">
        <w:rPr>
          <w:bCs/>
          <w:szCs w:val="28"/>
          <w:rPrChange w:id="820" w:author="Andre Marques" w:date="2020-07-12T17:01:00Z">
            <w:rPr>
              <w:smallCaps/>
            </w:rPr>
          </w:rPrChange>
        </w:rPr>
        <w:t>Aplicação Web para análise d</w:t>
      </w:r>
      <w:r w:rsidR="00C3093A" w:rsidRPr="00AA5AC0">
        <w:rPr>
          <w:bCs/>
          <w:szCs w:val="28"/>
          <w:rPrChange w:id="821" w:author="Andre Marques" w:date="2020-07-12T17:01:00Z">
            <w:rPr>
              <w:smallCaps/>
            </w:rPr>
          </w:rPrChange>
        </w:rPr>
        <w:t>e</w:t>
      </w:r>
      <w:r w:rsidR="004B3399" w:rsidRPr="00AA5AC0">
        <w:rPr>
          <w:bCs/>
          <w:szCs w:val="28"/>
          <w:rPrChange w:id="822" w:author="Andre Marques" w:date="2020-07-12T17:01:00Z">
            <w:rPr>
              <w:smallCaps/>
            </w:rPr>
          </w:rPrChange>
        </w:rPr>
        <w:t xml:space="preserve"> dados</w:t>
      </w:r>
    </w:p>
    <w:p w14:paraId="6E4F290F" w14:textId="03C7D4EA" w:rsidR="001F00BE" w:rsidRDefault="00D243A6" w:rsidP="00D1008B">
      <w:pPr>
        <w:pStyle w:val="Texto"/>
        <w:tabs>
          <w:tab w:val="center" w:pos="4393"/>
          <w:tab w:val="left" w:pos="6045"/>
        </w:tabs>
        <w:ind w:left="-284"/>
        <w:rPr>
          <w:szCs w:val="24"/>
        </w:rPr>
      </w:pPr>
      <w:bookmarkStart w:id="823" w:name="_Hlk45473756"/>
      <w:r w:rsidRPr="001F00BE">
        <w:rPr>
          <w:szCs w:val="24"/>
        </w:rPr>
        <w:t xml:space="preserve">Nesta </w:t>
      </w:r>
      <w:r w:rsidR="00112934" w:rsidRPr="001F00BE">
        <w:rPr>
          <w:szCs w:val="24"/>
        </w:rPr>
        <w:t>última</w:t>
      </w:r>
      <w:r w:rsidRPr="001F00BE">
        <w:rPr>
          <w:szCs w:val="24"/>
        </w:rPr>
        <w:t xml:space="preserve"> fase do projeto </w:t>
      </w:r>
      <w:r w:rsidR="00883949" w:rsidRPr="001F00BE">
        <w:rPr>
          <w:szCs w:val="24"/>
        </w:rPr>
        <w:t xml:space="preserve">foi desenvolvida uma interface que permite a visualização de grandes quantidades de dados de forma mais organizada e percetível. </w:t>
      </w:r>
    </w:p>
    <w:bookmarkEnd w:id="823"/>
    <w:p w14:paraId="243FDA52" w14:textId="77777777" w:rsidR="00CA0CCE" w:rsidRPr="001F00BE" w:rsidRDefault="00CA0CCE" w:rsidP="00CA0CCE">
      <w:pPr>
        <w:pStyle w:val="Texto"/>
        <w:tabs>
          <w:tab w:val="center" w:pos="4393"/>
          <w:tab w:val="left" w:pos="6045"/>
        </w:tabs>
        <w:jc w:val="left"/>
        <w:rPr>
          <w:b/>
          <w:bCs/>
          <w:szCs w:val="24"/>
        </w:rPr>
      </w:pPr>
    </w:p>
    <w:p w14:paraId="0CF8BB74" w14:textId="3E608114" w:rsidR="00883949" w:rsidRPr="001F00BE" w:rsidRDefault="00883949" w:rsidP="001F00BE">
      <w:pPr>
        <w:pStyle w:val="Texto"/>
        <w:tabs>
          <w:tab w:val="center" w:pos="4393"/>
          <w:tab w:val="left" w:pos="6045"/>
        </w:tabs>
        <w:ind w:left="-284"/>
        <w:jc w:val="left"/>
        <w:rPr>
          <w:szCs w:val="24"/>
        </w:rPr>
      </w:pPr>
      <w:bookmarkStart w:id="824" w:name="_Hlk44980300"/>
      <w:r w:rsidRPr="002F104D">
        <w:rPr>
          <w:b/>
          <w:bCs/>
          <w:sz w:val="26"/>
          <w:szCs w:val="26"/>
        </w:rPr>
        <w:lastRenderedPageBreak/>
        <w:t>3.</w:t>
      </w:r>
      <w:ins w:id="825" w:author="Andre Marques" w:date="2020-07-12T17:02:00Z">
        <w:r w:rsidR="00AA5AC0">
          <w:rPr>
            <w:b/>
            <w:bCs/>
            <w:sz w:val="26"/>
            <w:szCs w:val="26"/>
          </w:rPr>
          <w:t>4</w:t>
        </w:r>
      </w:ins>
      <w:del w:id="826" w:author="Andre Marques" w:date="2020-07-12T17:02:00Z">
        <w:r w:rsidDel="00AA5AC0">
          <w:rPr>
            <w:b/>
            <w:bCs/>
            <w:sz w:val="26"/>
            <w:szCs w:val="26"/>
          </w:rPr>
          <w:delText>3</w:delText>
        </w:r>
      </w:del>
      <w:r w:rsidRPr="002F104D">
        <w:rPr>
          <w:b/>
          <w:bCs/>
          <w:sz w:val="26"/>
          <w:szCs w:val="26"/>
        </w:rPr>
        <w:t>.</w:t>
      </w:r>
      <w:r>
        <w:rPr>
          <w:b/>
          <w:bCs/>
          <w:sz w:val="26"/>
          <w:szCs w:val="26"/>
        </w:rPr>
        <w:t>1</w:t>
      </w:r>
      <w:r w:rsidRPr="002F104D">
        <w:rPr>
          <w:b/>
          <w:bCs/>
          <w:sz w:val="26"/>
          <w:szCs w:val="26"/>
        </w:rPr>
        <w:t>.</w:t>
      </w:r>
      <w:r>
        <w:rPr>
          <w:b/>
          <w:bCs/>
          <w:sz w:val="26"/>
          <w:szCs w:val="26"/>
        </w:rPr>
        <w:t xml:space="preserve"> Sistema de autenticação </w:t>
      </w:r>
      <w:del w:id="827" w:author="Carlos Campos" w:date="2020-07-10T11:59:00Z">
        <w:r w:rsidDel="00B51B4C">
          <w:rPr>
            <w:b/>
            <w:bCs/>
            <w:sz w:val="26"/>
            <w:szCs w:val="26"/>
          </w:rPr>
          <w:delText>e autorização</w:delText>
        </w:r>
      </w:del>
    </w:p>
    <w:bookmarkEnd w:id="824"/>
    <w:p w14:paraId="240B2BF3" w14:textId="77777777" w:rsidR="001F00BE" w:rsidRDefault="001F00BE" w:rsidP="00883949">
      <w:pPr>
        <w:rPr>
          <w:sz w:val="24"/>
          <w:szCs w:val="24"/>
        </w:rPr>
      </w:pPr>
    </w:p>
    <w:p w14:paraId="5C1E8A19" w14:textId="301B57FC" w:rsidR="00883949" w:rsidRDefault="00883949" w:rsidP="001F00BE">
      <w:pPr>
        <w:ind w:left="-284"/>
        <w:rPr>
          <w:sz w:val="24"/>
          <w:szCs w:val="24"/>
        </w:rPr>
      </w:pPr>
      <w:bookmarkStart w:id="828" w:name="_Hlk45473821"/>
      <w:r>
        <w:rPr>
          <w:sz w:val="24"/>
          <w:szCs w:val="24"/>
        </w:rPr>
        <w:t xml:space="preserve">O método de autenticação por </w:t>
      </w:r>
      <w:r w:rsidR="003A68E0">
        <w:rPr>
          <w:sz w:val="24"/>
          <w:szCs w:val="24"/>
        </w:rPr>
        <w:t xml:space="preserve">JSON Web </w:t>
      </w:r>
      <w:proofErr w:type="spellStart"/>
      <w:r w:rsidR="003A68E0">
        <w:rPr>
          <w:sz w:val="24"/>
          <w:szCs w:val="24"/>
        </w:rPr>
        <w:t>Token</w:t>
      </w:r>
      <w:proofErr w:type="spellEnd"/>
      <w:r w:rsidR="003A68E0">
        <w:rPr>
          <w:sz w:val="24"/>
          <w:szCs w:val="24"/>
        </w:rPr>
        <w:t xml:space="preserve"> (JWT)</w:t>
      </w:r>
      <w:r>
        <w:rPr>
          <w:sz w:val="24"/>
          <w:szCs w:val="24"/>
        </w:rPr>
        <w:t xml:space="preserve"> foi o escolhido para fazer a gestão</w:t>
      </w:r>
      <w:r w:rsidR="003A68E0">
        <w:rPr>
          <w:sz w:val="24"/>
          <w:szCs w:val="24"/>
        </w:rPr>
        <w:t xml:space="preserve"> do sistema de login</w:t>
      </w:r>
      <w:r w:rsidR="001C500D">
        <w:rPr>
          <w:sz w:val="24"/>
          <w:szCs w:val="24"/>
        </w:rPr>
        <w:t>. O JWT é um pedaço de texto com algumas informações codificadas que permitem identificar o usuário para o qual este foi gerado. Para o correto funcionamento é necessário efetuar os seguintes passos:</w:t>
      </w:r>
    </w:p>
    <w:p w14:paraId="07AC5341" w14:textId="099A1C9D" w:rsidR="001C500D" w:rsidRDefault="001C500D" w:rsidP="001C500D">
      <w:pPr>
        <w:pStyle w:val="PargrafodaLista"/>
        <w:numPr>
          <w:ilvl w:val="0"/>
          <w:numId w:val="36"/>
        </w:numPr>
        <w:rPr>
          <w:sz w:val="24"/>
          <w:szCs w:val="24"/>
        </w:rPr>
      </w:pPr>
      <w:r>
        <w:rPr>
          <w:sz w:val="24"/>
          <w:szCs w:val="24"/>
        </w:rPr>
        <w:t>O utilizador deve introduzir o seu nome de utilizador e palavra passe</w:t>
      </w:r>
    </w:p>
    <w:p w14:paraId="51A92375" w14:textId="3F61B953" w:rsidR="001C500D" w:rsidRDefault="001C500D" w:rsidP="001C500D">
      <w:pPr>
        <w:pStyle w:val="PargrafodaLista"/>
        <w:numPr>
          <w:ilvl w:val="0"/>
          <w:numId w:val="36"/>
        </w:numPr>
        <w:rPr>
          <w:sz w:val="24"/>
          <w:szCs w:val="24"/>
        </w:rPr>
      </w:pPr>
      <w:r>
        <w:rPr>
          <w:sz w:val="24"/>
          <w:szCs w:val="24"/>
        </w:rPr>
        <w:t xml:space="preserve">Verificar que estes estão corretos no interior da aplicação </w:t>
      </w:r>
      <w:proofErr w:type="spellStart"/>
      <w:r>
        <w:rPr>
          <w:sz w:val="24"/>
          <w:szCs w:val="24"/>
        </w:rPr>
        <w:t>Flask</w:t>
      </w:r>
      <w:proofErr w:type="spellEnd"/>
    </w:p>
    <w:p w14:paraId="0AD8064F" w14:textId="5851877A" w:rsidR="001C500D" w:rsidRDefault="001C500D" w:rsidP="001C500D">
      <w:pPr>
        <w:pStyle w:val="PargrafodaLista"/>
        <w:numPr>
          <w:ilvl w:val="0"/>
          <w:numId w:val="36"/>
        </w:numPr>
        <w:rPr>
          <w:sz w:val="24"/>
          <w:szCs w:val="24"/>
        </w:rPr>
      </w:pPr>
      <w:r>
        <w:rPr>
          <w:sz w:val="24"/>
          <w:szCs w:val="24"/>
        </w:rPr>
        <w:t xml:space="preserve">Gerar o JWT com a identificação do </w:t>
      </w:r>
      <w:del w:id="829" w:author="Carlos Campos" w:date="2020-07-10T12:00:00Z">
        <w:r w:rsidDel="00B51B4C">
          <w:rPr>
            <w:sz w:val="24"/>
            <w:szCs w:val="24"/>
          </w:rPr>
          <w:delText xml:space="preserve">usuário </w:delText>
        </w:r>
      </w:del>
      <w:ins w:id="830" w:author="Carlos Campos" w:date="2020-07-10T12:00:00Z">
        <w:r w:rsidR="00B51B4C">
          <w:rPr>
            <w:sz w:val="24"/>
            <w:szCs w:val="24"/>
          </w:rPr>
          <w:t xml:space="preserve">utilizador </w:t>
        </w:r>
      </w:ins>
      <w:r>
        <w:rPr>
          <w:sz w:val="24"/>
          <w:szCs w:val="24"/>
        </w:rPr>
        <w:t>codificada</w:t>
      </w:r>
    </w:p>
    <w:p w14:paraId="4ED05281" w14:textId="77777777" w:rsidR="001C500D" w:rsidRDefault="001C500D" w:rsidP="001C500D">
      <w:pPr>
        <w:pStyle w:val="PargrafodaLista"/>
        <w:numPr>
          <w:ilvl w:val="0"/>
          <w:numId w:val="36"/>
        </w:numPr>
        <w:rPr>
          <w:sz w:val="24"/>
          <w:szCs w:val="24"/>
        </w:rPr>
      </w:pPr>
      <w:r>
        <w:rPr>
          <w:sz w:val="24"/>
          <w:szCs w:val="24"/>
        </w:rPr>
        <w:t>Enviar o JWT para o utilizador</w:t>
      </w:r>
    </w:p>
    <w:p w14:paraId="230F6A9D" w14:textId="242432A7" w:rsidR="001C500D" w:rsidRDefault="001C500D" w:rsidP="001C500D">
      <w:pPr>
        <w:pStyle w:val="PargrafodaLista"/>
        <w:numPr>
          <w:ilvl w:val="0"/>
          <w:numId w:val="36"/>
        </w:numPr>
        <w:rPr>
          <w:sz w:val="24"/>
          <w:szCs w:val="24"/>
        </w:rPr>
      </w:pPr>
      <w:r>
        <w:rPr>
          <w:sz w:val="24"/>
          <w:szCs w:val="24"/>
        </w:rPr>
        <w:t xml:space="preserve">Sempre que o utilizador efetuar um </w:t>
      </w:r>
      <w:proofErr w:type="spellStart"/>
      <w:r w:rsidRPr="00B51B4C">
        <w:rPr>
          <w:i/>
          <w:sz w:val="24"/>
          <w:szCs w:val="24"/>
          <w:rPrChange w:id="831" w:author="Carlos Campos" w:date="2020-07-10T12:00:00Z">
            <w:rPr>
              <w:sz w:val="24"/>
              <w:szCs w:val="24"/>
            </w:rPr>
          </w:rPrChange>
        </w:rPr>
        <w:t>request</w:t>
      </w:r>
      <w:proofErr w:type="spellEnd"/>
      <w:r>
        <w:rPr>
          <w:sz w:val="24"/>
          <w:szCs w:val="24"/>
        </w:rPr>
        <w:t xml:space="preserve"> para a aplicação deve enviar o JWT gerado anteriormente. Assim é possível verificar que o utilizador que enviou o JWT é o mesmo </w:t>
      </w:r>
      <w:r w:rsidR="0087733D">
        <w:rPr>
          <w:sz w:val="24"/>
          <w:szCs w:val="24"/>
        </w:rPr>
        <w:t>para o qual este foi gerado.</w:t>
      </w:r>
      <w:r>
        <w:rPr>
          <w:sz w:val="24"/>
          <w:szCs w:val="24"/>
        </w:rPr>
        <w:t xml:space="preserve"> </w:t>
      </w:r>
    </w:p>
    <w:p w14:paraId="1BB7F41B" w14:textId="5C2A0747" w:rsidR="0087733D" w:rsidRDefault="0087733D" w:rsidP="0087733D">
      <w:pPr>
        <w:ind w:left="360"/>
        <w:rPr>
          <w:sz w:val="24"/>
          <w:szCs w:val="24"/>
        </w:rPr>
      </w:pPr>
    </w:p>
    <w:p w14:paraId="5366222F" w14:textId="2F40FACD" w:rsidR="0087733D" w:rsidRDefault="0087733D" w:rsidP="001F00BE">
      <w:pPr>
        <w:rPr>
          <w:sz w:val="24"/>
          <w:szCs w:val="24"/>
        </w:rPr>
      </w:pPr>
      <w:r>
        <w:rPr>
          <w:sz w:val="24"/>
          <w:szCs w:val="24"/>
        </w:rPr>
        <w:t>O último passo é muito importante, pois quando o servidor recebe um JWT valido pode verificar a informação codificada no seu interior e validar o utilizador.</w:t>
      </w:r>
    </w:p>
    <w:p w14:paraId="3038D51B" w14:textId="0F5440A8" w:rsidR="0087733D" w:rsidRDefault="0087733D" w:rsidP="0087733D">
      <w:pPr>
        <w:ind w:left="360"/>
        <w:rPr>
          <w:sz w:val="24"/>
          <w:szCs w:val="24"/>
        </w:rPr>
      </w:pPr>
    </w:p>
    <w:p w14:paraId="227CE717" w14:textId="6BA809FA" w:rsidR="005B6BA8" w:rsidRDefault="0087733D" w:rsidP="001F00BE">
      <w:pPr>
        <w:rPr>
          <w:sz w:val="24"/>
          <w:szCs w:val="24"/>
        </w:rPr>
      </w:pPr>
      <w:r>
        <w:rPr>
          <w:sz w:val="24"/>
          <w:szCs w:val="24"/>
        </w:rPr>
        <w:t>Para implementar este sistema é preciso importar o m</w:t>
      </w:r>
      <w:ins w:id="832" w:author="Carlos Campos" w:date="2020-07-10T12:00:00Z">
        <w:r w:rsidR="00B51B4C">
          <w:rPr>
            <w:sz w:val="24"/>
            <w:szCs w:val="24"/>
          </w:rPr>
          <w:t>ó</w:t>
        </w:r>
      </w:ins>
      <w:del w:id="833" w:author="Carlos Campos" w:date="2020-07-10T12:00:00Z">
        <w:r w:rsidDel="00B51B4C">
          <w:rPr>
            <w:sz w:val="24"/>
            <w:szCs w:val="24"/>
          </w:rPr>
          <w:delText>o</w:delText>
        </w:r>
      </w:del>
      <w:r>
        <w:rPr>
          <w:sz w:val="24"/>
          <w:szCs w:val="24"/>
        </w:rPr>
        <w:t xml:space="preserve">dulo </w:t>
      </w:r>
      <w:del w:id="834" w:author="Carlos Campos" w:date="2020-07-10T12:00:00Z">
        <w:r w:rsidDel="00B51B4C">
          <w:rPr>
            <w:sz w:val="24"/>
            <w:szCs w:val="24"/>
          </w:rPr>
          <w:delText xml:space="preserve">jwt </w:delText>
        </w:r>
      </w:del>
      <w:ins w:id="835" w:author="Carlos Campos" w:date="2020-07-10T12:00:00Z">
        <w:r w:rsidR="00B51B4C">
          <w:rPr>
            <w:sz w:val="24"/>
            <w:szCs w:val="24"/>
          </w:rPr>
          <w:t xml:space="preserve">JWT </w:t>
        </w:r>
      </w:ins>
      <w:r>
        <w:rPr>
          <w:sz w:val="24"/>
          <w:szCs w:val="24"/>
        </w:rPr>
        <w:t>para o interior do ficheiro onde a aplicação está definida. Posteriormente é necessário definir uma “</w:t>
      </w:r>
      <w:proofErr w:type="spellStart"/>
      <w:r>
        <w:rPr>
          <w:sz w:val="24"/>
          <w:szCs w:val="24"/>
        </w:rPr>
        <w:t>secret_key</w:t>
      </w:r>
      <w:proofErr w:type="spellEnd"/>
      <w:r>
        <w:rPr>
          <w:sz w:val="24"/>
          <w:szCs w:val="24"/>
        </w:rPr>
        <w:t xml:space="preserve">” que é usada para assinar o </w:t>
      </w:r>
      <w:proofErr w:type="spellStart"/>
      <w:r>
        <w:rPr>
          <w:sz w:val="24"/>
          <w:szCs w:val="24"/>
        </w:rPr>
        <w:t>token</w:t>
      </w:r>
      <w:proofErr w:type="spellEnd"/>
      <w:r>
        <w:rPr>
          <w:sz w:val="24"/>
          <w:szCs w:val="24"/>
        </w:rPr>
        <w:t xml:space="preserve"> e garantir que este foi gerado pela aplicação</w:t>
      </w:r>
      <w:r w:rsidR="005B6BA8">
        <w:rPr>
          <w:sz w:val="24"/>
          <w:szCs w:val="24"/>
        </w:rPr>
        <w:t>. Por norma a “</w:t>
      </w:r>
      <w:proofErr w:type="spellStart"/>
      <w:r w:rsidR="005B6BA8">
        <w:rPr>
          <w:sz w:val="24"/>
          <w:szCs w:val="24"/>
        </w:rPr>
        <w:t>secret_key</w:t>
      </w:r>
      <w:proofErr w:type="spellEnd"/>
      <w:r w:rsidR="005B6BA8">
        <w:rPr>
          <w:sz w:val="24"/>
          <w:szCs w:val="24"/>
        </w:rPr>
        <w:t>” deve ter 256 bits de tamanho, neste projeto, de cada vez que a aplicação é iniciada, gera-se uma nova “</w:t>
      </w:r>
      <w:proofErr w:type="spellStart"/>
      <w:r w:rsidR="005B6BA8">
        <w:rPr>
          <w:sz w:val="24"/>
          <w:szCs w:val="24"/>
        </w:rPr>
        <w:t>secret_key</w:t>
      </w:r>
      <w:proofErr w:type="spellEnd"/>
      <w:r w:rsidR="005B6BA8">
        <w:rPr>
          <w:sz w:val="24"/>
          <w:szCs w:val="24"/>
        </w:rPr>
        <w:t>” aleatória, usando a seguinte instrução:</w:t>
      </w:r>
    </w:p>
    <w:p w14:paraId="039D537F" w14:textId="4598D7D3" w:rsidR="005B6BA8" w:rsidRPr="00D63771" w:rsidRDefault="005B6BA8" w:rsidP="005B6BA8">
      <w:pPr>
        <w:pStyle w:val="Cdigo"/>
        <w:rPr>
          <w:lang w:val="en-US"/>
        </w:rPr>
      </w:pPr>
      <w:proofErr w:type="spellStart"/>
      <w:r w:rsidRPr="00D63771">
        <w:rPr>
          <w:lang w:val="en-US"/>
        </w:rPr>
        <w:t>app.config</w:t>
      </w:r>
      <w:proofErr w:type="spellEnd"/>
      <w:r w:rsidRPr="00D63771">
        <w:rPr>
          <w:lang w:val="en-US"/>
        </w:rPr>
        <w:t>['SECRET_KEY'] = '</w:t>
      </w:r>
      <w:proofErr w:type="gramStart"/>
      <w:r w:rsidRPr="00D63771">
        <w:rPr>
          <w:lang w:val="en-US"/>
        </w:rPr>
        <w:t>'.join</w:t>
      </w:r>
      <w:proofErr w:type="gramEnd"/>
      <w:r w:rsidRPr="00D63771">
        <w:rPr>
          <w:lang w:val="en-US"/>
        </w:rPr>
        <w:t>(choice(</w:t>
      </w:r>
      <w:proofErr w:type="spellStart"/>
      <w:r w:rsidRPr="00D63771">
        <w:rPr>
          <w:lang w:val="en-US"/>
        </w:rPr>
        <w:t>string.ascii_uppercase</w:t>
      </w:r>
      <w:proofErr w:type="spellEnd"/>
      <w:r w:rsidRPr="00D63771">
        <w:rPr>
          <w:lang w:val="en-US"/>
        </w:rPr>
        <w:t xml:space="preserve"> + </w:t>
      </w:r>
      <w:proofErr w:type="spellStart"/>
      <w:r w:rsidRPr="00D63771">
        <w:rPr>
          <w:lang w:val="en-US"/>
        </w:rPr>
        <w:t>string.ascii_lowercase</w:t>
      </w:r>
      <w:proofErr w:type="spellEnd"/>
      <w:r w:rsidRPr="00D63771">
        <w:rPr>
          <w:lang w:val="en-US"/>
        </w:rPr>
        <w:t xml:space="preserve">  + </w:t>
      </w:r>
      <w:proofErr w:type="spellStart"/>
      <w:r w:rsidRPr="00D63771">
        <w:rPr>
          <w:lang w:val="en-US"/>
        </w:rPr>
        <w:t>string.digits</w:t>
      </w:r>
      <w:proofErr w:type="spellEnd"/>
      <w:r w:rsidRPr="00D63771">
        <w:rPr>
          <w:lang w:val="en-US"/>
        </w:rPr>
        <w:t>) for _ in range(256))</w:t>
      </w:r>
    </w:p>
    <w:p w14:paraId="7467C86B" w14:textId="77777777" w:rsidR="004D2C5D" w:rsidRDefault="001F00BE" w:rsidP="00D1008B">
      <w:pPr>
        <w:pStyle w:val="Texto"/>
        <w:tabs>
          <w:tab w:val="center" w:pos="4393"/>
          <w:tab w:val="left" w:pos="6045"/>
        </w:tabs>
        <w:rPr>
          <w:szCs w:val="24"/>
        </w:rPr>
      </w:pPr>
      <w:r>
        <w:rPr>
          <w:szCs w:val="24"/>
        </w:rPr>
        <w:t>Ap</w:t>
      </w:r>
      <w:r w:rsidR="004D2C5D">
        <w:rPr>
          <w:szCs w:val="24"/>
        </w:rPr>
        <w:t>ós a verificação dos dados inseridos pelo utilizador (username e password) cria-se o objeto JWT usando a função “</w:t>
      </w:r>
      <w:proofErr w:type="spellStart"/>
      <w:proofErr w:type="gramStart"/>
      <w:r w:rsidR="004D2C5D">
        <w:rPr>
          <w:szCs w:val="24"/>
        </w:rPr>
        <w:t>jwt.encode</w:t>
      </w:r>
      <w:proofErr w:type="spellEnd"/>
      <w:proofErr w:type="gramEnd"/>
      <w:r w:rsidR="004D2C5D">
        <w:rPr>
          <w:szCs w:val="24"/>
        </w:rPr>
        <w:t xml:space="preserve">()”, onde são passados por argumento a identificação do usuário, o tempo de duração do </w:t>
      </w:r>
      <w:proofErr w:type="spellStart"/>
      <w:r w:rsidR="004D2C5D">
        <w:rPr>
          <w:szCs w:val="24"/>
        </w:rPr>
        <w:t>token</w:t>
      </w:r>
      <w:proofErr w:type="spellEnd"/>
      <w:r w:rsidR="004D2C5D">
        <w:rPr>
          <w:szCs w:val="24"/>
        </w:rPr>
        <w:t xml:space="preserve"> (neste projeto é de 30 minutos), e a “</w:t>
      </w:r>
      <w:proofErr w:type="spellStart"/>
      <w:r w:rsidR="004D2C5D">
        <w:rPr>
          <w:szCs w:val="24"/>
        </w:rPr>
        <w:t>secret_key</w:t>
      </w:r>
      <w:proofErr w:type="spellEnd"/>
      <w:r w:rsidR="004D2C5D">
        <w:rPr>
          <w:szCs w:val="24"/>
        </w:rPr>
        <w:t xml:space="preserve">”, tal como no extrato de código seguinte: </w:t>
      </w:r>
    </w:p>
    <w:p w14:paraId="34217554" w14:textId="0060B44A" w:rsidR="004B3399" w:rsidRPr="001F00BE" w:rsidRDefault="004D2C5D" w:rsidP="004D2C5D">
      <w:pPr>
        <w:pStyle w:val="Cdigo"/>
      </w:pPr>
      <w:proofErr w:type="spellStart"/>
      <w:r w:rsidRPr="004D2C5D">
        <w:t>token</w:t>
      </w:r>
      <w:proofErr w:type="spellEnd"/>
      <w:r w:rsidRPr="004D2C5D">
        <w:t xml:space="preserve"> = </w:t>
      </w:r>
      <w:proofErr w:type="spellStart"/>
      <w:proofErr w:type="gramStart"/>
      <w:r w:rsidRPr="004D2C5D">
        <w:t>jwt.encode</w:t>
      </w:r>
      <w:proofErr w:type="spellEnd"/>
      <w:proofErr w:type="gramEnd"/>
      <w:r w:rsidRPr="004D2C5D">
        <w:t>({'</w:t>
      </w:r>
      <w:proofErr w:type="spellStart"/>
      <w:r w:rsidRPr="004D2C5D">
        <w:t>user</w:t>
      </w:r>
      <w:proofErr w:type="spellEnd"/>
      <w:r w:rsidRPr="004D2C5D">
        <w:t xml:space="preserve">': </w:t>
      </w:r>
      <w:proofErr w:type="spellStart"/>
      <w:r w:rsidRPr="004D2C5D">
        <w:t>user</w:t>
      </w:r>
      <w:proofErr w:type="spellEnd"/>
      <w:r w:rsidRPr="004D2C5D">
        <w:t>, '</w:t>
      </w:r>
      <w:proofErr w:type="spellStart"/>
      <w:r w:rsidRPr="004D2C5D">
        <w:t>exp</w:t>
      </w:r>
      <w:proofErr w:type="spellEnd"/>
      <w:r w:rsidRPr="004D2C5D">
        <w:t>': datetime.utcnow()+timedelta(minutes=20)},app.config['SECRET_KEY'])</w:t>
      </w:r>
      <w:r>
        <w:t xml:space="preserve">    </w:t>
      </w:r>
    </w:p>
    <w:p w14:paraId="223FD40A" w14:textId="3BF1C957" w:rsidR="004B3399" w:rsidRPr="00CA0CCE" w:rsidRDefault="00CA0CCE" w:rsidP="00D1008B">
      <w:pPr>
        <w:pStyle w:val="Texto"/>
        <w:tabs>
          <w:tab w:val="center" w:pos="4393"/>
          <w:tab w:val="left" w:pos="6045"/>
        </w:tabs>
        <w:rPr>
          <w:szCs w:val="24"/>
        </w:rPr>
      </w:pPr>
      <w:r>
        <w:rPr>
          <w:szCs w:val="24"/>
        </w:rPr>
        <w:t xml:space="preserve">A verificação do </w:t>
      </w:r>
      <w:proofErr w:type="spellStart"/>
      <w:r>
        <w:rPr>
          <w:szCs w:val="24"/>
        </w:rPr>
        <w:t>token</w:t>
      </w:r>
      <w:proofErr w:type="spellEnd"/>
      <w:r>
        <w:rPr>
          <w:szCs w:val="24"/>
        </w:rPr>
        <w:t xml:space="preserve"> é feita numa função</w:t>
      </w:r>
      <w:del w:id="836" w:author="Carlos Campos" w:date="2020-07-10T11:55:00Z">
        <w:r w:rsidDel="000354B9">
          <w:rPr>
            <w:szCs w:val="24"/>
          </w:rPr>
          <w:delText xml:space="preserve"> á </w:delText>
        </w:r>
      </w:del>
      <w:ins w:id="837" w:author="Carlos Campos" w:date="2020-07-10T11:55:00Z">
        <w:r w:rsidR="000354B9">
          <w:rPr>
            <w:szCs w:val="24"/>
          </w:rPr>
          <w:t xml:space="preserve"> </w:t>
        </w:r>
        <w:proofErr w:type="gramStart"/>
        <w:r w:rsidR="000354B9">
          <w:rPr>
            <w:szCs w:val="24"/>
          </w:rPr>
          <w:t xml:space="preserve">à  </w:t>
        </w:r>
      </w:ins>
      <w:r>
        <w:rPr>
          <w:szCs w:val="24"/>
        </w:rPr>
        <w:t>parte</w:t>
      </w:r>
      <w:proofErr w:type="gramEnd"/>
      <w:r>
        <w:rPr>
          <w:szCs w:val="24"/>
        </w:rPr>
        <w:t xml:space="preserve"> que deve ser chamada em todos os “</w:t>
      </w:r>
      <w:proofErr w:type="spellStart"/>
      <w:r>
        <w:rPr>
          <w:szCs w:val="24"/>
        </w:rPr>
        <w:t>routes</w:t>
      </w:r>
      <w:proofErr w:type="spellEnd"/>
      <w:r>
        <w:rPr>
          <w:szCs w:val="24"/>
        </w:rPr>
        <w:t xml:space="preserve">” que se quer proteger. Nessa função o </w:t>
      </w:r>
      <w:proofErr w:type="spellStart"/>
      <w:r>
        <w:rPr>
          <w:szCs w:val="24"/>
        </w:rPr>
        <w:t>token</w:t>
      </w:r>
      <w:proofErr w:type="spellEnd"/>
      <w:r>
        <w:rPr>
          <w:szCs w:val="24"/>
        </w:rPr>
        <w:t xml:space="preserve"> é descodificado usando a chamada “</w:t>
      </w:r>
      <w:proofErr w:type="spellStart"/>
      <w:proofErr w:type="gramStart"/>
      <w:r>
        <w:rPr>
          <w:szCs w:val="24"/>
        </w:rPr>
        <w:t>jwt.decode</w:t>
      </w:r>
      <w:proofErr w:type="spellEnd"/>
      <w:proofErr w:type="gramEnd"/>
      <w:r>
        <w:rPr>
          <w:szCs w:val="24"/>
        </w:rPr>
        <w:t xml:space="preserve">()” que recebe por argumentos o próprio </w:t>
      </w:r>
      <w:proofErr w:type="spellStart"/>
      <w:r>
        <w:rPr>
          <w:szCs w:val="24"/>
        </w:rPr>
        <w:t>token</w:t>
      </w:r>
      <w:proofErr w:type="spellEnd"/>
      <w:r>
        <w:rPr>
          <w:szCs w:val="24"/>
        </w:rPr>
        <w:t xml:space="preserve"> e a “</w:t>
      </w:r>
      <w:proofErr w:type="spellStart"/>
      <w:r>
        <w:rPr>
          <w:szCs w:val="24"/>
        </w:rPr>
        <w:t>secret_key</w:t>
      </w:r>
      <w:proofErr w:type="spellEnd"/>
      <w:r>
        <w:rPr>
          <w:szCs w:val="24"/>
        </w:rPr>
        <w:t>” e retorna o “</w:t>
      </w:r>
      <w:proofErr w:type="spellStart"/>
      <w:r>
        <w:rPr>
          <w:szCs w:val="24"/>
        </w:rPr>
        <w:t>payload</w:t>
      </w:r>
      <w:proofErr w:type="spellEnd"/>
      <w:r>
        <w:rPr>
          <w:szCs w:val="24"/>
        </w:rPr>
        <w:t>”, tal como mostra o extrato de código abaixo. O “</w:t>
      </w:r>
      <w:proofErr w:type="spellStart"/>
      <w:r>
        <w:rPr>
          <w:szCs w:val="24"/>
        </w:rPr>
        <w:t>payload</w:t>
      </w:r>
      <w:proofErr w:type="spellEnd"/>
      <w:r>
        <w:rPr>
          <w:szCs w:val="24"/>
        </w:rPr>
        <w:t xml:space="preserve">” é o nome técnico para a informação que está contida no </w:t>
      </w:r>
      <w:proofErr w:type="spellStart"/>
      <w:r>
        <w:rPr>
          <w:szCs w:val="24"/>
        </w:rPr>
        <w:t>token</w:t>
      </w:r>
      <w:proofErr w:type="spellEnd"/>
      <w:r>
        <w:rPr>
          <w:szCs w:val="24"/>
        </w:rPr>
        <w:t xml:space="preserve"> (id do usuário).</w:t>
      </w:r>
    </w:p>
    <w:p w14:paraId="2362BAFE" w14:textId="77777777" w:rsidR="00CA0CCE" w:rsidRPr="00CA0CCE" w:rsidRDefault="00CA0CCE" w:rsidP="00CA0CCE">
      <w:pPr>
        <w:pStyle w:val="Cdigo"/>
      </w:pPr>
      <w:r w:rsidRPr="00CA0CCE">
        <w:t>@</w:t>
      </w:r>
      <w:proofErr w:type="gramStart"/>
      <w:r w:rsidRPr="00CA0CCE">
        <w:t>app.route</w:t>
      </w:r>
      <w:proofErr w:type="gramEnd"/>
      <w:r w:rsidRPr="00CA0CCE">
        <w:t>('/dashboard')</w:t>
      </w:r>
    </w:p>
    <w:p w14:paraId="1DAC608B" w14:textId="77777777" w:rsidR="00CA0CCE" w:rsidRPr="00CA0CCE" w:rsidRDefault="00CA0CCE" w:rsidP="00CA0CCE">
      <w:pPr>
        <w:pStyle w:val="Cdigo"/>
      </w:pPr>
      <w:r w:rsidRPr="00CA0CCE">
        <w:t>@token_required</w:t>
      </w:r>
    </w:p>
    <w:p w14:paraId="790065CC" w14:textId="77777777" w:rsidR="00CA0CCE" w:rsidRPr="00D63771" w:rsidRDefault="00CA0CCE" w:rsidP="00CA0CCE">
      <w:pPr>
        <w:pStyle w:val="Cdigo"/>
        <w:rPr>
          <w:lang w:val="en-US"/>
          <w:rPrChange w:id="838" w:author="Carlos Campos" w:date="2020-07-08T09:35:00Z">
            <w:rPr/>
          </w:rPrChange>
        </w:rPr>
      </w:pPr>
      <w:r w:rsidRPr="00D63771">
        <w:rPr>
          <w:lang w:val="en-US"/>
          <w:rPrChange w:id="839" w:author="Carlos Campos" w:date="2020-07-08T09:35:00Z">
            <w:rPr/>
          </w:rPrChange>
        </w:rPr>
        <w:lastRenderedPageBreak/>
        <w:t xml:space="preserve">def </w:t>
      </w:r>
      <w:proofErr w:type="gramStart"/>
      <w:r w:rsidRPr="00D63771">
        <w:rPr>
          <w:lang w:val="en-US"/>
          <w:rPrChange w:id="840" w:author="Carlos Campos" w:date="2020-07-08T09:35:00Z">
            <w:rPr/>
          </w:rPrChange>
        </w:rPr>
        <w:t>dashboard(</w:t>
      </w:r>
      <w:proofErr w:type="gramEnd"/>
      <w:r w:rsidRPr="00D63771">
        <w:rPr>
          <w:lang w:val="en-US"/>
          <w:rPrChange w:id="841" w:author="Carlos Campos" w:date="2020-07-08T09:35:00Z">
            <w:rPr/>
          </w:rPrChange>
        </w:rPr>
        <w:t>):</w:t>
      </w:r>
    </w:p>
    <w:p w14:paraId="3EE24281" w14:textId="1F4E30E2" w:rsidR="004B3399" w:rsidRPr="00D63771" w:rsidRDefault="00CA0CCE" w:rsidP="00CA0CCE">
      <w:pPr>
        <w:pStyle w:val="Cdigo"/>
        <w:rPr>
          <w:lang w:val="en-US"/>
          <w:rPrChange w:id="842" w:author="Carlos Campos" w:date="2020-07-08T09:35:00Z">
            <w:rPr/>
          </w:rPrChange>
        </w:rPr>
      </w:pPr>
      <w:r w:rsidRPr="00D63771">
        <w:rPr>
          <w:lang w:val="en-US"/>
          <w:rPrChange w:id="843" w:author="Carlos Campos" w:date="2020-07-08T09:35:00Z">
            <w:rPr/>
          </w:rPrChange>
        </w:rPr>
        <w:tab/>
        <w:t xml:space="preserve">return </w:t>
      </w:r>
      <w:proofErr w:type="spellStart"/>
      <w:r w:rsidRPr="00D63771">
        <w:rPr>
          <w:lang w:val="en-US"/>
          <w:rPrChange w:id="844" w:author="Carlos Campos" w:date="2020-07-08T09:35:00Z">
            <w:rPr/>
          </w:rPrChange>
        </w:rPr>
        <w:t>render_template</w:t>
      </w:r>
      <w:proofErr w:type="spellEnd"/>
      <w:r w:rsidRPr="00D63771">
        <w:rPr>
          <w:lang w:val="en-US"/>
          <w:rPrChange w:id="845" w:author="Carlos Campos" w:date="2020-07-08T09:35:00Z">
            <w:rPr/>
          </w:rPrChange>
        </w:rPr>
        <w:t>('dashboard.html')</w:t>
      </w:r>
    </w:p>
    <w:p w14:paraId="5A87C2E4" w14:textId="45C5D4D0" w:rsidR="00BD7049" w:rsidRDefault="00CA0CCE" w:rsidP="00D1008B">
      <w:pPr>
        <w:pStyle w:val="Texto"/>
        <w:tabs>
          <w:tab w:val="center" w:pos="4393"/>
          <w:tab w:val="left" w:pos="6045"/>
        </w:tabs>
        <w:rPr>
          <w:szCs w:val="24"/>
        </w:rPr>
      </w:pPr>
      <w:r>
        <w:rPr>
          <w:szCs w:val="24"/>
        </w:rPr>
        <w:t xml:space="preserve">Os dados de utilizador estão guardados numa base de dados </w:t>
      </w:r>
      <w:r w:rsidR="00BD7049">
        <w:rPr>
          <w:szCs w:val="24"/>
        </w:rPr>
        <w:t>chamada “Users” que contém apenas a tabela “</w:t>
      </w:r>
      <w:proofErr w:type="spellStart"/>
      <w:r w:rsidR="00BD7049">
        <w:rPr>
          <w:szCs w:val="24"/>
        </w:rPr>
        <w:t>usersLog</w:t>
      </w:r>
      <w:proofErr w:type="spellEnd"/>
      <w:r w:rsidR="00BD7049">
        <w:rPr>
          <w:szCs w:val="24"/>
        </w:rPr>
        <w:t>” com duas colunas (nome de utilizador e password). As passwords são guardadas com recurso</w:t>
      </w:r>
      <w:del w:id="846" w:author="Carlos Campos" w:date="2020-07-10T11:55:00Z">
        <w:r w:rsidR="00BD7049" w:rsidDel="000354B9">
          <w:rPr>
            <w:szCs w:val="24"/>
          </w:rPr>
          <w:delText xml:space="preserve"> á </w:delText>
        </w:r>
      </w:del>
      <w:ins w:id="847" w:author="Carlos Campos" w:date="2020-07-10T11:55:00Z">
        <w:r w:rsidR="000354B9">
          <w:rPr>
            <w:szCs w:val="24"/>
          </w:rPr>
          <w:t xml:space="preserve"> </w:t>
        </w:r>
        <w:proofErr w:type="gramStart"/>
        <w:r w:rsidR="000354B9">
          <w:rPr>
            <w:szCs w:val="24"/>
          </w:rPr>
          <w:t xml:space="preserve">à  </w:t>
        </w:r>
      </w:ins>
      <w:r w:rsidR="00BD7049">
        <w:rPr>
          <w:szCs w:val="24"/>
        </w:rPr>
        <w:t>encriptação</w:t>
      </w:r>
      <w:proofErr w:type="gramEnd"/>
      <w:r w:rsidR="00BD7049">
        <w:rPr>
          <w:szCs w:val="24"/>
        </w:rPr>
        <w:t xml:space="preserve"> sha256. No código da aplicação a comparação da palavra passe introduzida com a que esta guardada na base de dados é feita da seguinte forma: </w:t>
      </w:r>
    </w:p>
    <w:p w14:paraId="04E31DEF" w14:textId="57FE7541" w:rsidR="00BD7049" w:rsidRPr="00D63771" w:rsidRDefault="00BD7049" w:rsidP="00BD7049">
      <w:pPr>
        <w:pStyle w:val="Cdigo"/>
        <w:rPr>
          <w:lang w:val="en-US"/>
        </w:rPr>
      </w:pPr>
      <w:r w:rsidRPr="00D63771">
        <w:rPr>
          <w:lang w:val="en-US"/>
        </w:rPr>
        <w:t>sha256_</w:t>
      </w:r>
      <w:proofErr w:type="gramStart"/>
      <w:r w:rsidRPr="00D63771">
        <w:rPr>
          <w:lang w:val="en-US"/>
        </w:rPr>
        <w:t>crypt.verify</w:t>
      </w:r>
      <w:proofErr w:type="gramEnd"/>
      <w:r w:rsidRPr="00D63771">
        <w:rPr>
          <w:lang w:val="en-US"/>
        </w:rPr>
        <w:t>(</w:t>
      </w:r>
      <w:proofErr w:type="spellStart"/>
      <w:r w:rsidRPr="00D63771">
        <w:rPr>
          <w:lang w:val="en-US"/>
        </w:rPr>
        <w:t>inserted_password</w:t>
      </w:r>
      <w:proofErr w:type="spellEnd"/>
      <w:r w:rsidRPr="00D63771">
        <w:rPr>
          <w:lang w:val="en-US"/>
        </w:rPr>
        <w:t>, password)</w:t>
      </w:r>
    </w:p>
    <w:bookmarkEnd w:id="828"/>
    <w:p w14:paraId="4C4D11B2" w14:textId="1744A15A" w:rsidR="0064315E" w:rsidRPr="0064315E" w:rsidRDefault="00BD7049" w:rsidP="0064315E">
      <w:pPr>
        <w:pStyle w:val="Texto"/>
        <w:tabs>
          <w:tab w:val="center" w:pos="4393"/>
          <w:tab w:val="left" w:pos="6045"/>
        </w:tabs>
        <w:ind w:left="-284"/>
        <w:jc w:val="left"/>
        <w:rPr>
          <w:szCs w:val="24"/>
        </w:rPr>
      </w:pPr>
      <w:r w:rsidRPr="00D63771">
        <w:rPr>
          <w:szCs w:val="24"/>
          <w:lang w:val="en-US"/>
        </w:rPr>
        <w:t xml:space="preserve">  </w:t>
      </w:r>
      <w:bookmarkStart w:id="848" w:name="_Hlk45010646"/>
      <w:r w:rsidR="0064315E" w:rsidRPr="0064315E">
        <w:rPr>
          <w:b/>
          <w:bCs/>
          <w:sz w:val="26"/>
          <w:szCs w:val="26"/>
        </w:rPr>
        <w:t>3.</w:t>
      </w:r>
      <w:ins w:id="849" w:author="Andre Marques" w:date="2020-07-12T17:02:00Z">
        <w:r w:rsidR="00AA5AC0">
          <w:rPr>
            <w:b/>
            <w:bCs/>
            <w:sz w:val="26"/>
            <w:szCs w:val="26"/>
          </w:rPr>
          <w:t>4</w:t>
        </w:r>
      </w:ins>
      <w:del w:id="850" w:author="Andre Marques" w:date="2020-07-12T17:02:00Z">
        <w:r w:rsidR="0064315E" w:rsidRPr="0064315E" w:rsidDel="00AA5AC0">
          <w:rPr>
            <w:b/>
            <w:bCs/>
            <w:sz w:val="26"/>
            <w:szCs w:val="26"/>
          </w:rPr>
          <w:delText>3</w:delText>
        </w:r>
      </w:del>
      <w:r w:rsidR="0064315E" w:rsidRPr="0064315E">
        <w:rPr>
          <w:b/>
          <w:bCs/>
          <w:sz w:val="26"/>
          <w:szCs w:val="26"/>
        </w:rPr>
        <w:t>.</w:t>
      </w:r>
      <w:r w:rsidR="0064315E">
        <w:rPr>
          <w:b/>
          <w:bCs/>
          <w:sz w:val="26"/>
          <w:szCs w:val="26"/>
        </w:rPr>
        <w:t>2</w:t>
      </w:r>
      <w:r w:rsidR="0064315E" w:rsidRPr="0064315E">
        <w:rPr>
          <w:b/>
          <w:bCs/>
          <w:sz w:val="26"/>
          <w:szCs w:val="26"/>
        </w:rPr>
        <w:t xml:space="preserve">. </w:t>
      </w:r>
      <w:r w:rsidR="0064315E">
        <w:rPr>
          <w:b/>
          <w:bCs/>
          <w:sz w:val="26"/>
          <w:szCs w:val="26"/>
        </w:rPr>
        <w:t>Algoritmos de recolha de dados</w:t>
      </w:r>
      <w:bookmarkEnd w:id="848"/>
    </w:p>
    <w:p w14:paraId="26AE89F0" w14:textId="55ADDC41" w:rsidR="00D1008B" w:rsidRDefault="00D1008B" w:rsidP="00D1008B">
      <w:pPr>
        <w:pStyle w:val="Texto"/>
        <w:tabs>
          <w:tab w:val="center" w:pos="4393"/>
          <w:tab w:val="left" w:pos="6045"/>
        </w:tabs>
        <w:ind w:left="-284"/>
        <w:rPr>
          <w:szCs w:val="24"/>
        </w:rPr>
      </w:pPr>
      <w:bookmarkStart w:id="851" w:name="_Hlk45474143"/>
      <w:r>
        <w:rPr>
          <w:szCs w:val="24"/>
        </w:rPr>
        <w:t xml:space="preserve">No desenvolvimento do programa existem dois algoritmos de recolha de dados que são crucias para o funcionamento da aplicação. O primeiro faz </w:t>
      </w:r>
      <w:r w:rsidR="00AD7099">
        <w:rPr>
          <w:szCs w:val="24"/>
        </w:rPr>
        <w:t>o</w:t>
      </w:r>
      <w:r>
        <w:rPr>
          <w:szCs w:val="24"/>
        </w:rPr>
        <w:t xml:space="preserve"> retorn</w:t>
      </w:r>
      <w:r w:rsidR="00AD7099">
        <w:rPr>
          <w:szCs w:val="24"/>
        </w:rPr>
        <w:t>o</w:t>
      </w:r>
      <w:r>
        <w:rPr>
          <w:szCs w:val="24"/>
        </w:rPr>
        <w:t xml:space="preserve"> dos dados de produção para o dia e postos passados por argumento; e o segundo retorna a informação </w:t>
      </w:r>
      <w:r w:rsidR="00EB04F0">
        <w:rPr>
          <w:szCs w:val="24"/>
        </w:rPr>
        <w:t>relativa à</w:t>
      </w:r>
      <w:r>
        <w:rPr>
          <w:szCs w:val="24"/>
        </w:rPr>
        <w:t xml:space="preserve"> produção por hora </w:t>
      </w:r>
      <w:ins w:id="852" w:author="Carlos Campos" w:date="2020-07-10T12:01:00Z">
        <w:r w:rsidR="00B51B4C">
          <w:rPr>
            <w:szCs w:val="24"/>
          </w:rPr>
          <w:t xml:space="preserve">e </w:t>
        </w:r>
      </w:ins>
      <w:r>
        <w:rPr>
          <w:szCs w:val="24"/>
        </w:rPr>
        <w:t>para o dia atual.</w:t>
      </w:r>
    </w:p>
    <w:p w14:paraId="65A78C14" w14:textId="69F776AD" w:rsidR="004B3399" w:rsidRPr="00CA0CCE" w:rsidRDefault="00D1008B" w:rsidP="00987415">
      <w:pPr>
        <w:pStyle w:val="Figura"/>
      </w:pPr>
      <w:r>
        <w:t xml:space="preserve"> </w:t>
      </w:r>
      <w:del w:id="853" w:author="Andre Marques" w:date="2020-07-12T16:03:00Z">
        <w:r w:rsidR="00987415" w:rsidDel="00DF1C51">
          <w:rPr>
            <w:noProof/>
            <w:lang w:eastAsia="pt-PT"/>
          </w:rPr>
          <w:drawing>
            <wp:inline distT="0" distB="0" distL="0" distR="0" wp14:anchorId="62780726" wp14:editId="5590BDA3">
              <wp:extent cx="3513371" cy="4727275"/>
              <wp:effectExtent l="0" t="0" r="0"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_data_day.jpg"/>
                      <pic:cNvPicPr/>
                    </pic:nvPicPr>
                    <pic:blipFill>
                      <a:blip r:embed="rId30">
                        <a:extLst>
                          <a:ext uri="{28A0092B-C50C-407E-A947-70E740481C1C}">
                            <a14:useLocalDpi xmlns:a14="http://schemas.microsoft.com/office/drawing/2010/main" val="0"/>
                          </a:ext>
                        </a:extLst>
                      </a:blip>
                      <a:stretch>
                        <a:fillRect/>
                      </a:stretch>
                    </pic:blipFill>
                    <pic:spPr>
                      <a:xfrm>
                        <a:off x="0" y="0"/>
                        <a:ext cx="3560635" cy="4790870"/>
                      </a:xfrm>
                      <a:prstGeom prst="rect">
                        <a:avLst/>
                      </a:prstGeom>
                    </pic:spPr>
                  </pic:pic>
                </a:graphicData>
              </a:graphic>
            </wp:inline>
          </w:drawing>
        </w:r>
      </w:del>
    </w:p>
    <w:p w14:paraId="42059211" w14:textId="75D003EF" w:rsidR="004B3399" w:rsidRPr="004B3399" w:rsidDel="00DF1C51" w:rsidRDefault="00AD7099" w:rsidP="00AD7099">
      <w:pPr>
        <w:pStyle w:val="Texto"/>
        <w:tabs>
          <w:tab w:val="center" w:pos="4393"/>
          <w:tab w:val="left" w:pos="6045"/>
        </w:tabs>
        <w:jc w:val="center"/>
        <w:rPr>
          <w:del w:id="854" w:author="Andre Marques" w:date="2020-07-12T16:03:00Z"/>
          <w:b/>
          <w:bCs/>
          <w:szCs w:val="24"/>
        </w:rPr>
      </w:pPr>
      <w:bookmarkStart w:id="855" w:name="_Hlk45008931"/>
      <w:del w:id="856" w:author="Andre Marques" w:date="2020-07-12T16:03:00Z">
        <w:r w:rsidRPr="003D7C81" w:rsidDel="00DF1C51">
          <w:rPr>
            <w:b/>
            <w:bCs/>
            <w:sz w:val="20"/>
          </w:rPr>
          <w:delText xml:space="preserve">Figura </w:delText>
        </w:r>
        <w:r w:rsidDel="00DF1C51">
          <w:rPr>
            <w:b/>
            <w:bCs/>
            <w:sz w:val="20"/>
          </w:rPr>
          <w:delText>12</w:delText>
        </w:r>
        <w:r w:rsidRPr="003D7C81" w:rsidDel="00DF1C51">
          <w:rPr>
            <w:b/>
            <w:bCs/>
            <w:sz w:val="20"/>
          </w:rPr>
          <w:delText xml:space="preserve"> </w:delText>
        </w:r>
        <w:r w:rsidDel="00DF1C51">
          <w:rPr>
            <w:b/>
            <w:bCs/>
            <w:sz w:val="20"/>
          </w:rPr>
          <w:delText xml:space="preserve"> Fluxograma do algoritmo “get_data_day()”</w:delText>
        </w:r>
      </w:del>
    </w:p>
    <w:bookmarkEnd w:id="855"/>
    <w:p w14:paraId="51082F3E" w14:textId="09E7979D" w:rsidR="00AD7099" w:rsidRDefault="00AD7099" w:rsidP="00691647">
      <w:pPr>
        <w:pStyle w:val="Texto"/>
        <w:tabs>
          <w:tab w:val="center" w:pos="4393"/>
          <w:tab w:val="left" w:pos="6045"/>
        </w:tabs>
        <w:ind w:left="-284"/>
        <w:rPr>
          <w:szCs w:val="24"/>
        </w:rPr>
      </w:pPr>
      <w:r>
        <w:rPr>
          <w:szCs w:val="24"/>
        </w:rPr>
        <w:t>Na figura 12 está representado o fluxograma da função “</w:t>
      </w:r>
      <w:proofErr w:type="spellStart"/>
      <w:r>
        <w:rPr>
          <w:szCs w:val="24"/>
        </w:rPr>
        <w:t>get_data_</w:t>
      </w:r>
      <w:proofErr w:type="gramStart"/>
      <w:r>
        <w:rPr>
          <w:szCs w:val="24"/>
        </w:rPr>
        <w:t>day</w:t>
      </w:r>
      <w:proofErr w:type="spellEnd"/>
      <w:r>
        <w:rPr>
          <w:szCs w:val="24"/>
        </w:rPr>
        <w:t>(</w:t>
      </w:r>
      <w:proofErr w:type="gramEnd"/>
      <w:r>
        <w:rPr>
          <w:szCs w:val="24"/>
        </w:rPr>
        <w:t>)”. Esta carrega grande importância pois é a base que suporta quase todas as funcionalidades da aplicação. Es</w:t>
      </w:r>
      <w:r w:rsidR="000200B1">
        <w:rPr>
          <w:szCs w:val="24"/>
        </w:rPr>
        <w:t>te algoritmo recebe por argumento o dia e o posto para os quais deve recolher a informação presente na base de dados. O primeiro passo a efetuar é iniciar a conexão</w:t>
      </w:r>
      <w:del w:id="857" w:author="Carlos Campos" w:date="2020-07-10T11:55:00Z">
        <w:r w:rsidR="000200B1" w:rsidDel="000354B9">
          <w:rPr>
            <w:szCs w:val="24"/>
          </w:rPr>
          <w:delText xml:space="preserve"> á </w:delText>
        </w:r>
      </w:del>
      <w:ins w:id="858" w:author="Carlos Campos" w:date="2020-07-10T11:55:00Z">
        <w:r w:rsidR="000354B9">
          <w:rPr>
            <w:szCs w:val="24"/>
          </w:rPr>
          <w:t xml:space="preserve"> </w:t>
        </w:r>
        <w:proofErr w:type="gramStart"/>
        <w:r w:rsidR="000354B9">
          <w:rPr>
            <w:szCs w:val="24"/>
          </w:rPr>
          <w:t xml:space="preserve">à  </w:t>
        </w:r>
      </w:ins>
      <w:r w:rsidR="000200B1">
        <w:rPr>
          <w:szCs w:val="24"/>
        </w:rPr>
        <w:t>“</w:t>
      </w:r>
      <w:proofErr w:type="spellStart"/>
      <w:proofErr w:type="gramEnd"/>
      <w:r w:rsidR="000200B1">
        <w:rPr>
          <w:szCs w:val="24"/>
        </w:rPr>
        <w:t>database</w:t>
      </w:r>
      <w:proofErr w:type="spellEnd"/>
      <w:r w:rsidR="000200B1">
        <w:rPr>
          <w:szCs w:val="24"/>
        </w:rPr>
        <w:t>” através do modulo “</w:t>
      </w:r>
      <w:proofErr w:type="spellStart"/>
      <w:r w:rsidR="000200B1">
        <w:rPr>
          <w:szCs w:val="24"/>
        </w:rPr>
        <w:t>mysql.connection.cursor</w:t>
      </w:r>
      <w:proofErr w:type="spellEnd"/>
      <w:r w:rsidR="000200B1">
        <w:rPr>
          <w:szCs w:val="24"/>
        </w:rPr>
        <w:t xml:space="preserve">()”, tal como já foi visto no </w:t>
      </w:r>
      <w:r w:rsidR="00300994">
        <w:rPr>
          <w:szCs w:val="24"/>
        </w:rPr>
        <w:t>capítulo</w:t>
      </w:r>
      <w:r w:rsidR="000200B1">
        <w:rPr>
          <w:szCs w:val="24"/>
        </w:rPr>
        <w:t xml:space="preserve"> </w:t>
      </w:r>
      <w:r w:rsidR="00300994">
        <w:rPr>
          <w:szCs w:val="24"/>
        </w:rPr>
        <w:t>3.2.1</w:t>
      </w:r>
      <w:del w:id="859" w:author="Carlos Campos" w:date="2020-07-10T12:02:00Z">
        <w:r w:rsidR="00300994" w:rsidDel="00B51B4C">
          <w:rPr>
            <w:szCs w:val="24"/>
          </w:rPr>
          <w:delText>.</w:delText>
        </w:r>
      </w:del>
      <w:r w:rsidR="00300994">
        <w:rPr>
          <w:szCs w:val="24"/>
        </w:rPr>
        <w:t>.</w:t>
      </w:r>
      <w:r w:rsidR="000200B1">
        <w:rPr>
          <w:szCs w:val="24"/>
        </w:rPr>
        <w:t xml:space="preserve"> De seguida o programa entra num ciclo que permite recolher os dados para todos os turnos, o comando </w:t>
      </w:r>
      <w:r w:rsidR="00222A7D">
        <w:rPr>
          <w:szCs w:val="24"/>
        </w:rPr>
        <w:t xml:space="preserve">SQL utilizado foi o seguinte: </w:t>
      </w:r>
    </w:p>
    <w:p w14:paraId="2879748C" w14:textId="0B5E1082" w:rsidR="00222A7D" w:rsidRDefault="00222A7D" w:rsidP="00222A7D">
      <w:pPr>
        <w:pStyle w:val="Cdigo"/>
      </w:pPr>
      <w:proofErr w:type="spellStart"/>
      <w:r w:rsidRPr="00222A7D">
        <w:t>Select</w:t>
      </w:r>
      <w:proofErr w:type="spellEnd"/>
      <w:r w:rsidRPr="00222A7D">
        <w:t xml:space="preserve"> </w:t>
      </w:r>
      <w:proofErr w:type="spellStart"/>
      <w:r w:rsidRPr="00222A7D">
        <w:t>total_pecas_bloco</w:t>
      </w:r>
      <w:proofErr w:type="spellEnd"/>
      <w:r w:rsidRPr="00222A7D">
        <w:t xml:space="preserve">, </w:t>
      </w:r>
      <w:proofErr w:type="spellStart"/>
      <w:r w:rsidRPr="00222A7D">
        <w:t>tempo_paragem_total</w:t>
      </w:r>
      <w:proofErr w:type="spellEnd"/>
      <w:r w:rsidRPr="00222A7D">
        <w:t xml:space="preserve"> </w:t>
      </w:r>
      <w:proofErr w:type="spellStart"/>
      <w:r w:rsidRPr="00222A7D">
        <w:t>from</w:t>
      </w:r>
      <w:proofErr w:type="spellEnd"/>
      <w:r w:rsidRPr="00222A7D">
        <w:t xml:space="preserve"> </w:t>
      </w:r>
      <w:proofErr w:type="spellStart"/>
      <w:r w:rsidRPr="00222A7D">
        <w:t>data%s</w:t>
      </w:r>
      <w:proofErr w:type="spellEnd"/>
      <w:r w:rsidRPr="00222A7D">
        <w:t xml:space="preserve"> </w:t>
      </w:r>
      <w:proofErr w:type="spellStart"/>
      <w:r w:rsidRPr="00222A7D">
        <w:t>where</w:t>
      </w:r>
      <w:proofErr w:type="spellEnd"/>
      <w:r w:rsidRPr="00222A7D">
        <w:t xml:space="preserve"> </w:t>
      </w:r>
      <w:proofErr w:type="spellStart"/>
      <w:r w:rsidRPr="00222A7D">
        <w:t>id_turno</w:t>
      </w:r>
      <w:proofErr w:type="spellEnd"/>
      <w:r w:rsidRPr="00222A7D">
        <w:t xml:space="preserve">=%s </w:t>
      </w:r>
      <w:proofErr w:type="spellStart"/>
      <w:r w:rsidRPr="00222A7D">
        <w:t>and</w:t>
      </w:r>
      <w:proofErr w:type="spellEnd"/>
      <w:r w:rsidRPr="00222A7D">
        <w:t xml:space="preserve"> data='%s'" % (posto, turno, dia)</w:t>
      </w:r>
    </w:p>
    <w:p w14:paraId="5AC413E4" w14:textId="435ADE08" w:rsidR="00222A7D" w:rsidRDefault="00222A7D" w:rsidP="00691647">
      <w:pPr>
        <w:pStyle w:val="Texto"/>
        <w:tabs>
          <w:tab w:val="center" w:pos="4393"/>
          <w:tab w:val="left" w:pos="6045"/>
        </w:tabs>
        <w:ind w:left="-284"/>
        <w:rPr>
          <w:szCs w:val="24"/>
        </w:rPr>
      </w:pPr>
      <w:r>
        <w:rPr>
          <w:szCs w:val="24"/>
        </w:rPr>
        <w:t xml:space="preserve">Após a execução deste comando verifica-se se foi retornado algum conteúdo, no caso de a resposta não conter informação as variáveis “pecas” e “tempo” são igualadas a zero; caso a resposta apresente conteúdo é efetuado um novo ciclo que faz a soma das peças produzidas e do tempo de paragem e guarda os valore nas variáveis “pecas” e “tempo”. Por </w:t>
      </w:r>
      <w:r w:rsidR="00300994">
        <w:rPr>
          <w:szCs w:val="24"/>
        </w:rPr>
        <w:t>último</w:t>
      </w:r>
      <w:r>
        <w:rPr>
          <w:szCs w:val="24"/>
        </w:rPr>
        <w:t xml:space="preserve">, estas variáveis são adicionadas </w:t>
      </w:r>
      <w:r w:rsidR="00300994">
        <w:rPr>
          <w:szCs w:val="24"/>
        </w:rPr>
        <w:t>às</w:t>
      </w:r>
      <w:r>
        <w:rPr>
          <w:szCs w:val="24"/>
        </w:rPr>
        <w:t xml:space="preserve"> listas “</w:t>
      </w:r>
      <w:proofErr w:type="spellStart"/>
      <w:r>
        <w:rPr>
          <w:szCs w:val="24"/>
        </w:rPr>
        <w:t>total_pecas</w:t>
      </w:r>
      <w:proofErr w:type="spellEnd"/>
      <w:r>
        <w:rPr>
          <w:szCs w:val="24"/>
        </w:rPr>
        <w:t>” e “</w:t>
      </w:r>
      <w:proofErr w:type="spellStart"/>
      <w:r>
        <w:rPr>
          <w:szCs w:val="24"/>
        </w:rPr>
        <w:t>total_tempo</w:t>
      </w:r>
      <w:proofErr w:type="spellEnd"/>
      <w:r>
        <w:rPr>
          <w:szCs w:val="24"/>
        </w:rPr>
        <w:t xml:space="preserve">” utilizando a seguinte operação: </w:t>
      </w:r>
    </w:p>
    <w:p w14:paraId="074DC0FB" w14:textId="77777777" w:rsidR="00222A7D" w:rsidRPr="00D63771" w:rsidRDefault="00222A7D" w:rsidP="00222A7D">
      <w:pPr>
        <w:pStyle w:val="Cdigo"/>
        <w:rPr>
          <w:lang w:val="en-US"/>
        </w:rPr>
      </w:pPr>
      <w:proofErr w:type="spellStart"/>
      <w:r w:rsidRPr="00D63771">
        <w:rPr>
          <w:lang w:val="en-US"/>
        </w:rPr>
        <w:t>total_</w:t>
      </w:r>
      <w:proofErr w:type="gramStart"/>
      <w:r w:rsidRPr="00D63771">
        <w:rPr>
          <w:lang w:val="en-US"/>
        </w:rPr>
        <w:t>pecas.append</w:t>
      </w:r>
      <w:proofErr w:type="spellEnd"/>
      <w:proofErr w:type="gramEnd"/>
      <w:r w:rsidRPr="00D63771">
        <w:rPr>
          <w:lang w:val="en-US"/>
        </w:rPr>
        <w:t>(int(</w:t>
      </w:r>
      <w:proofErr w:type="spellStart"/>
      <w:r w:rsidRPr="00D63771">
        <w:rPr>
          <w:lang w:val="en-US"/>
        </w:rPr>
        <w:t>pecas</w:t>
      </w:r>
      <w:proofErr w:type="spellEnd"/>
      <w:r w:rsidRPr="00D63771">
        <w:rPr>
          <w:lang w:val="en-US"/>
        </w:rPr>
        <w:t>))</w:t>
      </w:r>
    </w:p>
    <w:p w14:paraId="0A6CC28F" w14:textId="33D82D47" w:rsidR="00222A7D" w:rsidRPr="00D63771" w:rsidRDefault="00222A7D" w:rsidP="00222A7D">
      <w:pPr>
        <w:pStyle w:val="Cdigo"/>
        <w:rPr>
          <w:lang w:val="en-US"/>
        </w:rPr>
      </w:pPr>
      <w:proofErr w:type="spellStart"/>
      <w:r w:rsidRPr="00D63771">
        <w:rPr>
          <w:lang w:val="en-US"/>
        </w:rPr>
        <w:t>total_</w:t>
      </w:r>
      <w:proofErr w:type="gramStart"/>
      <w:r w:rsidRPr="00D63771">
        <w:rPr>
          <w:lang w:val="en-US"/>
        </w:rPr>
        <w:t>tempo.append</w:t>
      </w:r>
      <w:proofErr w:type="spellEnd"/>
      <w:proofErr w:type="gramEnd"/>
      <w:r w:rsidRPr="00D63771">
        <w:rPr>
          <w:lang w:val="en-US"/>
        </w:rPr>
        <w:t>(int(tempo))</w:t>
      </w:r>
    </w:p>
    <w:p w14:paraId="79CE17BA" w14:textId="2CC80602" w:rsidR="00AD7099" w:rsidRDefault="00222A7D" w:rsidP="00691647">
      <w:pPr>
        <w:pStyle w:val="Texto"/>
        <w:tabs>
          <w:tab w:val="center" w:pos="4393"/>
          <w:tab w:val="left" w:pos="6045"/>
        </w:tabs>
        <w:ind w:left="-284"/>
        <w:rPr>
          <w:ins w:id="860" w:author="Andre Marques" w:date="2020-07-12T16:04:00Z"/>
          <w:szCs w:val="24"/>
          <w:highlight w:val="yellow"/>
        </w:rPr>
      </w:pPr>
      <w:r w:rsidRPr="00222A7D">
        <w:rPr>
          <w:szCs w:val="24"/>
        </w:rPr>
        <w:t>No</w:t>
      </w:r>
      <w:r>
        <w:rPr>
          <w:szCs w:val="24"/>
        </w:rPr>
        <w:t xml:space="preserve"> final do algoritmo estas listas devem apresentar </w:t>
      </w:r>
      <w:r w:rsidR="00300994">
        <w:rPr>
          <w:szCs w:val="24"/>
        </w:rPr>
        <w:t>a informação para cada um dos turnos.</w:t>
      </w:r>
      <w:r>
        <w:rPr>
          <w:szCs w:val="24"/>
          <w:highlight w:val="yellow"/>
        </w:rPr>
        <w:t xml:space="preserve"> </w:t>
      </w:r>
      <w:bookmarkEnd w:id="851"/>
    </w:p>
    <w:p w14:paraId="109B54DE" w14:textId="5A364B8B" w:rsidR="00DF1C51" w:rsidRDefault="00DF1C51" w:rsidP="00691647">
      <w:pPr>
        <w:pStyle w:val="Texto"/>
        <w:tabs>
          <w:tab w:val="center" w:pos="4393"/>
          <w:tab w:val="left" w:pos="6045"/>
        </w:tabs>
        <w:ind w:left="-284"/>
        <w:rPr>
          <w:ins w:id="861" w:author="Andre Marques" w:date="2020-07-12T16:04:00Z"/>
          <w:szCs w:val="24"/>
          <w:highlight w:val="yellow"/>
        </w:rPr>
      </w:pPr>
      <w:ins w:id="862" w:author="Andre Marques" w:date="2020-07-12T16:04:00Z">
        <w:r>
          <w:rPr>
            <w:noProof/>
            <w:szCs w:val="24"/>
            <w:highlight w:val="yellow"/>
          </w:rPr>
          <w:lastRenderedPageBreak/>
          <w:drawing>
            <wp:anchor distT="0" distB="0" distL="114300" distR="114300" simplePos="0" relativeHeight="251673088" behindDoc="0" locked="0" layoutInCell="1" allowOverlap="1" wp14:anchorId="0F4CF1AC" wp14:editId="29048FB9">
              <wp:simplePos x="0" y="0"/>
              <wp:positionH relativeFrom="margin">
                <wp:posOffset>1020445</wp:posOffset>
              </wp:positionH>
              <wp:positionV relativeFrom="margin">
                <wp:posOffset>15875</wp:posOffset>
              </wp:positionV>
              <wp:extent cx="3511550" cy="4725035"/>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0" cy="4725035"/>
                      </a:xfrm>
                      <a:prstGeom prst="rect">
                        <a:avLst/>
                      </a:prstGeom>
                      <a:noFill/>
                    </pic:spPr>
                  </pic:pic>
                </a:graphicData>
              </a:graphic>
            </wp:anchor>
          </w:drawing>
        </w:r>
      </w:ins>
    </w:p>
    <w:p w14:paraId="3B4E0D8E" w14:textId="100CE83E" w:rsidR="00DF1C51" w:rsidRDefault="00DF1C51" w:rsidP="00691647">
      <w:pPr>
        <w:pStyle w:val="Texto"/>
        <w:tabs>
          <w:tab w:val="center" w:pos="4393"/>
          <w:tab w:val="left" w:pos="6045"/>
        </w:tabs>
        <w:ind w:left="-284"/>
        <w:rPr>
          <w:ins w:id="863" w:author="Andre Marques" w:date="2020-07-12T16:04:00Z"/>
          <w:szCs w:val="24"/>
          <w:highlight w:val="yellow"/>
        </w:rPr>
      </w:pPr>
    </w:p>
    <w:p w14:paraId="675C1B05" w14:textId="0985A599" w:rsidR="00DF1C51" w:rsidRDefault="00DF1C51" w:rsidP="00691647">
      <w:pPr>
        <w:pStyle w:val="Texto"/>
        <w:tabs>
          <w:tab w:val="center" w:pos="4393"/>
          <w:tab w:val="left" w:pos="6045"/>
        </w:tabs>
        <w:ind w:left="-284"/>
        <w:rPr>
          <w:ins w:id="864" w:author="Andre Marques" w:date="2020-07-12T16:04:00Z"/>
          <w:szCs w:val="24"/>
          <w:highlight w:val="yellow"/>
        </w:rPr>
      </w:pPr>
    </w:p>
    <w:p w14:paraId="45F1E2CF" w14:textId="2A95D124" w:rsidR="00DF1C51" w:rsidRDefault="00DF1C51" w:rsidP="00691647">
      <w:pPr>
        <w:pStyle w:val="Texto"/>
        <w:tabs>
          <w:tab w:val="center" w:pos="4393"/>
          <w:tab w:val="left" w:pos="6045"/>
        </w:tabs>
        <w:ind w:left="-284"/>
        <w:rPr>
          <w:ins w:id="865" w:author="Andre Marques" w:date="2020-07-12T16:04:00Z"/>
          <w:szCs w:val="24"/>
          <w:highlight w:val="yellow"/>
        </w:rPr>
      </w:pPr>
    </w:p>
    <w:p w14:paraId="17840156" w14:textId="1D028313" w:rsidR="00DF1C51" w:rsidRDefault="00DF1C51" w:rsidP="00691647">
      <w:pPr>
        <w:pStyle w:val="Texto"/>
        <w:tabs>
          <w:tab w:val="center" w:pos="4393"/>
          <w:tab w:val="left" w:pos="6045"/>
        </w:tabs>
        <w:ind w:left="-284"/>
        <w:rPr>
          <w:ins w:id="866" w:author="Andre Marques" w:date="2020-07-12T16:04:00Z"/>
          <w:szCs w:val="24"/>
          <w:highlight w:val="yellow"/>
        </w:rPr>
      </w:pPr>
    </w:p>
    <w:p w14:paraId="6CA34E49" w14:textId="4FFF3BA2" w:rsidR="00DF1C51" w:rsidRDefault="00DF1C51" w:rsidP="00691647">
      <w:pPr>
        <w:pStyle w:val="Texto"/>
        <w:tabs>
          <w:tab w:val="center" w:pos="4393"/>
          <w:tab w:val="left" w:pos="6045"/>
        </w:tabs>
        <w:ind w:left="-284"/>
        <w:rPr>
          <w:ins w:id="867" w:author="Andre Marques" w:date="2020-07-12T16:04:00Z"/>
          <w:szCs w:val="24"/>
          <w:highlight w:val="yellow"/>
        </w:rPr>
      </w:pPr>
    </w:p>
    <w:p w14:paraId="0D9F8C19" w14:textId="3CCE512E" w:rsidR="00DF1C51" w:rsidRDefault="00DF1C51" w:rsidP="00691647">
      <w:pPr>
        <w:pStyle w:val="Texto"/>
        <w:tabs>
          <w:tab w:val="center" w:pos="4393"/>
          <w:tab w:val="left" w:pos="6045"/>
        </w:tabs>
        <w:ind w:left="-284"/>
        <w:rPr>
          <w:ins w:id="868" w:author="Andre Marques" w:date="2020-07-12T16:04:00Z"/>
          <w:szCs w:val="24"/>
          <w:highlight w:val="yellow"/>
        </w:rPr>
      </w:pPr>
    </w:p>
    <w:p w14:paraId="520D3118" w14:textId="5F214853" w:rsidR="00DF1C51" w:rsidRDefault="00DF1C51" w:rsidP="00691647">
      <w:pPr>
        <w:pStyle w:val="Texto"/>
        <w:tabs>
          <w:tab w:val="center" w:pos="4393"/>
          <w:tab w:val="left" w:pos="6045"/>
        </w:tabs>
        <w:ind w:left="-284"/>
        <w:rPr>
          <w:ins w:id="869" w:author="Andre Marques" w:date="2020-07-12T16:04:00Z"/>
          <w:szCs w:val="24"/>
          <w:highlight w:val="yellow"/>
        </w:rPr>
      </w:pPr>
    </w:p>
    <w:p w14:paraId="1AE0737E" w14:textId="2FBB6C5C" w:rsidR="00DF1C51" w:rsidRDefault="00DF1C51" w:rsidP="00691647">
      <w:pPr>
        <w:pStyle w:val="Texto"/>
        <w:tabs>
          <w:tab w:val="center" w:pos="4393"/>
          <w:tab w:val="left" w:pos="6045"/>
        </w:tabs>
        <w:ind w:left="-284"/>
        <w:rPr>
          <w:ins w:id="870" w:author="Andre Marques" w:date="2020-07-12T16:04:00Z"/>
          <w:szCs w:val="24"/>
          <w:highlight w:val="yellow"/>
        </w:rPr>
      </w:pPr>
    </w:p>
    <w:p w14:paraId="4438D91E" w14:textId="53EE299E" w:rsidR="00DF1C51" w:rsidRDefault="00DF1C51" w:rsidP="00691647">
      <w:pPr>
        <w:pStyle w:val="Texto"/>
        <w:tabs>
          <w:tab w:val="center" w:pos="4393"/>
          <w:tab w:val="left" w:pos="6045"/>
        </w:tabs>
        <w:ind w:left="-284"/>
        <w:rPr>
          <w:ins w:id="871" w:author="Andre Marques" w:date="2020-07-12T16:04:00Z"/>
          <w:szCs w:val="24"/>
          <w:highlight w:val="yellow"/>
        </w:rPr>
      </w:pPr>
    </w:p>
    <w:p w14:paraId="72BF6471" w14:textId="337D3F48" w:rsidR="00DF1C51" w:rsidRDefault="00DF1C51" w:rsidP="00691647">
      <w:pPr>
        <w:pStyle w:val="Texto"/>
        <w:tabs>
          <w:tab w:val="center" w:pos="4393"/>
          <w:tab w:val="left" w:pos="6045"/>
        </w:tabs>
        <w:ind w:left="-284"/>
        <w:rPr>
          <w:ins w:id="872" w:author="Andre Marques" w:date="2020-07-12T16:04:00Z"/>
          <w:szCs w:val="24"/>
          <w:highlight w:val="yellow"/>
        </w:rPr>
      </w:pPr>
    </w:p>
    <w:p w14:paraId="66F18D4A" w14:textId="0A812407" w:rsidR="00DF1C51" w:rsidRDefault="00DF1C51" w:rsidP="00691647">
      <w:pPr>
        <w:pStyle w:val="Texto"/>
        <w:tabs>
          <w:tab w:val="center" w:pos="4393"/>
          <w:tab w:val="left" w:pos="6045"/>
        </w:tabs>
        <w:ind w:left="-284"/>
        <w:rPr>
          <w:ins w:id="873" w:author="Andre Marques" w:date="2020-07-12T16:05:00Z"/>
          <w:szCs w:val="24"/>
          <w:highlight w:val="yellow"/>
        </w:rPr>
      </w:pPr>
    </w:p>
    <w:p w14:paraId="6DB927A6" w14:textId="77777777" w:rsidR="00DF1C51" w:rsidRPr="004B3399" w:rsidRDefault="00DF1C51" w:rsidP="00DF1C51">
      <w:pPr>
        <w:pStyle w:val="Texto"/>
        <w:tabs>
          <w:tab w:val="center" w:pos="4393"/>
          <w:tab w:val="left" w:pos="6045"/>
        </w:tabs>
        <w:jc w:val="center"/>
        <w:rPr>
          <w:ins w:id="874" w:author="Andre Marques" w:date="2020-07-12T16:05:00Z"/>
          <w:b/>
          <w:bCs/>
          <w:szCs w:val="24"/>
        </w:rPr>
      </w:pPr>
      <w:ins w:id="875" w:author="Andre Marques" w:date="2020-07-12T16:05:00Z">
        <w:r w:rsidRPr="003D7C81">
          <w:rPr>
            <w:b/>
            <w:bCs/>
            <w:sz w:val="20"/>
          </w:rPr>
          <w:t xml:space="preserve">Figura </w:t>
        </w:r>
        <w:proofErr w:type="gramStart"/>
        <w:r>
          <w:rPr>
            <w:b/>
            <w:bCs/>
            <w:sz w:val="20"/>
          </w:rPr>
          <w:t>12</w:t>
        </w:r>
        <w:r w:rsidRPr="003D7C81">
          <w:rPr>
            <w:b/>
            <w:bCs/>
            <w:sz w:val="20"/>
          </w:rPr>
          <w:t xml:space="preserve"> </w:t>
        </w:r>
        <w:r>
          <w:rPr>
            <w:b/>
            <w:bCs/>
            <w:sz w:val="20"/>
          </w:rPr>
          <w:t xml:space="preserve"> Fluxograma</w:t>
        </w:r>
        <w:proofErr w:type="gramEnd"/>
        <w:r>
          <w:rPr>
            <w:b/>
            <w:bCs/>
            <w:sz w:val="20"/>
          </w:rPr>
          <w:t xml:space="preserve"> do algoritmo “</w:t>
        </w:r>
        <w:proofErr w:type="spellStart"/>
        <w:r>
          <w:rPr>
            <w:b/>
            <w:bCs/>
            <w:sz w:val="20"/>
          </w:rPr>
          <w:t>get_data_day</w:t>
        </w:r>
        <w:proofErr w:type="spellEnd"/>
        <w:r>
          <w:rPr>
            <w:b/>
            <w:bCs/>
            <w:sz w:val="20"/>
          </w:rPr>
          <w:t>()”</w:t>
        </w:r>
      </w:ins>
    </w:p>
    <w:p w14:paraId="174FDC0A" w14:textId="77777777" w:rsidR="00DF1C51" w:rsidDel="00DF1C51" w:rsidRDefault="00DF1C51" w:rsidP="00691647">
      <w:pPr>
        <w:pStyle w:val="Texto"/>
        <w:tabs>
          <w:tab w:val="center" w:pos="4393"/>
          <w:tab w:val="left" w:pos="6045"/>
        </w:tabs>
        <w:ind w:left="-284"/>
        <w:rPr>
          <w:del w:id="876" w:author="Andre Marques" w:date="2020-07-12T16:05:00Z"/>
          <w:szCs w:val="24"/>
          <w:highlight w:val="yellow"/>
        </w:rPr>
      </w:pPr>
    </w:p>
    <w:p w14:paraId="4977C8DC" w14:textId="2E9B46BC" w:rsidR="00300994" w:rsidRDefault="00E3413F">
      <w:pPr>
        <w:pStyle w:val="Figura"/>
        <w:jc w:val="both"/>
        <w:rPr>
          <w:highlight w:val="yellow"/>
        </w:rPr>
        <w:pPrChange w:id="877" w:author="Andre Marques" w:date="2020-07-12T16:05:00Z">
          <w:pPr>
            <w:pStyle w:val="Figura"/>
          </w:pPr>
        </w:pPrChange>
      </w:pPr>
      <w:del w:id="878" w:author="Andre Marques" w:date="2020-07-12T16:05:00Z">
        <w:r w:rsidRPr="00E3413F" w:rsidDel="00DF1C51">
          <w:rPr>
            <w:noProof/>
            <w:lang w:eastAsia="pt-PT"/>
          </w:rPr>
          <w:drawing>
            <wp:inline distT="0" distB="0" distL="0" distR="0" wp14:anchorId="14FE3C16" wp14:editId="15F55365">
              <wp:extent cx="3959525" cy="4493501"/>
              <wp:effectExtent l="0" t="0" r="0" b="0"/>
              <wp:docPr id="16" name="Imagem 1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_data_hour (1).jpg"/>
                      <pic:cNvPicPr/>
                    </pic:nvPicPr>
                    <pic:blipFill>
                      <a:blip r:embed="rId32">
                        <a:extLst>
                          <a:ext uri="{28A0092B-C50C-407E-A947-70E740481C1C}">
                            <a14:useLocalDpi xmlns:a14="http://schemas.microsoft.com/office/drawing/2010/main" val="0"/>
                          </a:ext>
                        </a:extLst>
                      </a:blip>
                      <a:stretch>
                        <a:fillRect/>
                      </a:stretch>
                    </pic:blipFill>
                    <pic:spPr>
                      <a:xfrm>
                        <a:off x="0" y="0"/>
                        <a:ext cx="3997312" cy="4536384"/>
                      </a:xfrm>
                      <a:prstGeom prst="rect">
                        <a:avLst/>
                      </a:prstGeom>
                    </pic:spPr>
                  </pic:pic>
                </a:graphicData>
              </a:graphic>
            </wp:inline>
          </w:drawing>
        </w:r>
      </w:del>
    </w:p>
    <w:p w14:paraId="03414BD5" w14:textId="5079C629" w:rsidR="00E3413F" w:rsidRPr="004B3399" w:rsidDel="00DF1C51" w:rsidRDefault="00E3413F" w:rsidP="005521AD">
      <w:pPr>
        <w:pStyle w:val="Texto"/>
        <w:tabs>
          <w:tab w:val="center" w:pos="4393"/>
          <w:tab w:val="left" w:pos="6045"/>
        </w:tabs>
        <w:jc w:val="center"/>
        <w:rPr>
          <w:del w:id="879" w:author="Andre Marques" w:date="2020-07-12T16:05:00Z"/>
          <w:b/>
          <w:bCs/>
          <w:szCs w:val="24"/>
        </w:rPr>
      </w:pPr>
      <w:bookmarkStart w:id="880" w:name="_Hlk45027639"/>
      <w:del w:id="881" w:author="Andre Marques" w:date="2020-07-12T16:05:00Z">
        <w:r w:rsidRPr="003D7C81" w:rsidDel="00DF1C51">
          <w:rPr>
            <w:b/>
            <w:bCs/>
            <w:sz w:val="20"/>
          </w:rPr>
          <w:delText xml:space="preserve">Figura </w:delText>
        </w:r>
        <w:r w:rsidDel="00DF1C51">
          <w:rPr>
            <w:b/>
            <w:bCs/>
            <w:sz w:val="20"/>
          </w:rPr>
          <w:delText>13</w:delText>
        </w:r>
        <w:r w:rsidRPr="003D7C81" w:rsidDel="00DF1C51">
          <w:rPr>
            <w:b/>
            <w:bCs/>
            <w:sz w:val="20"/>
          </w:rPr>
          <w:delText xml:space="preserve"> </w:delText>
        </w:r>
        <w:r w:rsidDel="00DF1C51">
          <w:rPr>
            <w:b/>
            <w:bCs/>
            <w:sz w:val="20"/>
          </w:rPr>
          <w:delText xml:space="preserve"> Fluxograma do algoritmo “get_data_hour()”</w:delText>
        </w:r>
      </w:del>
    </w:p>
    <w:p w14:paraId="20B03205" w14:textId="4ADA8DF7" w:rsidR="00DF1C51" w:rsidRDefault="00E3413F" w:rsidP="00DF1C51">
      <w:pPr>
        <w:pStyle w:val="Texto"/>
        <w:tabs>
          <w:tab w:val="center" w:pos="4393"/>
          <w:tab w:val="left" w:pos="6045"/>
        </w:tabs>
        <w:rPr>
          <w:ins w:id="882" w:author="Andre Marques" w:date="2020-07-12T16:06:00Z"/>
          <w:szCs w:val="24"/>
        </w:rPr>
      </w:pPr>
      <w:bookmarkStart w:id="883" w:name="_Hlk45474333"/>
      <w:bookmarkEnd w:id="880"/>
      <w:r w:rsidRPr="00E3413F">
        <w:rPr>
          <w:szCs w:val="24"/>
        </w:rPr>
        <w:t>O segundo algoritmo, representado pela figura 13</w:t>
      </w:r>
      <w:r>
        <w:rPr>
          <w:szCs w:val="24"/>
        </w:rPr>
        <w:t xml:space="preserve">, recebe apenas o número do posto por argumento. Neste algoritmo é executado um ciclo “for” que percorre todas as 24 horas do dia e preenche uma lista com os dados de produção para cada hora. O comando SQL utilizado para recolher a informação da base de dados foi: </w:t>
      </w:r>
    </w:p>
    <w:p w14:paraId="3D851CB7" w14:textId="77777777" w:rsidR="00DF1C51" w:rsidRDefault="00DF1C51">
      <w:pPr>
        <w:pStyle w:val="Texto"/>
        <w:tabs>
          <w:tab w:val="center" w:pos="4393"/>
          <w:tab w:val="left" w:pos="6045"/>
        </w:tabs>
        <w:rPr>
          <w:szCs w:val="24"/>
        </w:rPr>
        <w:pPrChange w:id="884" w:author="Andre Marques" w:date="2020-07-12T16:05:00Z">
          <w:pPr>
            <w:pStyle w:val="Texto"/>
            <w:tabs>
              <w:tab w:val="center" w:pos="4393"/>
              <w:tab w:val="left" w:pos="6045"/>
            </w:tabs>
            <w:ind w:left="-284"/>
          </w:pPr>
        </w:pPrChange>
      </w:pPr>
    </w:p>
    <w:p w14:paraId="58456098" w14:textId="3856D965" w:rsidR="00E3413F" w:rsidRPr="00E3413F" w:rsidRDefault="00E3413F" w:rsidP="00E3413F">
      <w:pPr>
        <w:pStyle w:val="Cdigo"/>
      </w:pPr>
      <w:proofErr w:type="spellStart"/>
      <w:r w:rsidRPr="00E3413F">
        <w:t>Select</w:t>
      </w:r>
      <w:proofErr w:type="spellEnd"/>
      <w:r w:rsidRPr="00E3413F">
        <w:t xml:space="preserve"> </w:t>
      </w:r>
      <w:proofErr w:type="spellStart"/>
      <w:r w:rsidRPr="00E3413F">
        <w:t>nr_pecas_periodo</w:t>
      </w:r>
      <w:proofErr w:type="spellEnd"/>
      <w:r w:rsidRPr="00E3413F">
        <w:t xml:space="preserve">, </w:t>
      </w:r>
      <w:proofErr w:type="spellStart"/>
      <w:r w:rsidRPr="00E3413F">
        <w:t>tempo_paragem_total</w:t>
      </w:r>
      <w:proofErr w:type="spellEnd"/>
      <w:r w:rsidRPr="00E3413F">
        <w:t xml:space="preserve"> </w:t>
      </w:r>
      <w:proofErr w:type="spellStart"/>
      <w:r w:rsidRPr="00E3413F">
        <w:t>from</w:t>
      </w:r>
      <w:proofErr w:type="spellEnd"/>
      <w:r w:rsidRPr="00E3413F">
        <w:t xml:space="preserve"> </w:t>
      </w:r>
      <w:proofErr w:type="spellStart"/>
      <w:r w:rsidRPr="00E3413F">
        <w:t>data%s</w:t>
      </w:r>
      <w:proofErr w:type="spellEnd"/>
      <w:r w:rsidRPr="00E3413F">
        <w:t xml:space="preserve"> </w:t>
      </w:r>
      <w:proofErr w:type="spellStart"/>
      <w:r w:rsidRPr="00E3413F">
        <w:t>where</w:t>
      </w:r>
      <w:proofErr w:type="spellEnd"/>
      <w:r w:rsidRPr="00E3413F">
        <w:t xml:space="preserve"> </w:t>
      </w:r>
      <w:proofErr w:type="spellStart"/>
      <w:r w:rsidRPr="00E3413F">
        <w:t>hora_</w:t>
      </w:r>
      <w:proofErr w:type="gramStart"/>
      <w:r w:rsidRPr="00E3413F">
        <w:t>inicio</w:t>
      </w:r>
      <w:proofErr w:type="gramEnd"/>
      <w:r w:rsidRPr="00E3413F">
        <w:t>_periodo</w:t>
      </w:r>
      <w:proofErr w:type="spellEnd"/>
      <w:r w:rsidRPr="00E3413F">
        <w:t xml:space="preserve"> = '%s' </w:t>
      </w:r>
      <w:proofErr w:type="spellStart"/>
      <w:r w:rsidRPr="00E3413F">
        <w:t>and</w:t>
      </w:r>
      <w:proofErr w:type="spellEnd"/>
      <w:r w:rsidRPr="00E3413F">
        <w:t xml:space="preserve"> data='%s'" % (posto, i, </w:t>
      </w:r>
      <w:proofErr w:type="spellStart"/>
      <w:r w:rsidRPr="00E3413F">
        <w:t>today</w:t>
      </w:r>
      <w:proofErr w:type="spellEnd"/>
      <w:r w:rsidRPr="00E3413F">
        <w:t>)</w:t>
      </w:r>
    </w:p>
    <w:bookmarkEnd w:id="883"/>
    <w:p w14:paraId="427E055E" w14:textId="1454D1EC" w:rsidR="00AD7099" w:rsidRDefault="00AD7099" w:rsidP="00E3413F">
      <w:pPr>
        <w:pStyle w:val="Texto"/>
        <w:tabs>
          <w:tab w:val="center" w:pos="4393"/>
          <w:tab w:val="left" w:pos="6045"/>
        </w:tabs>
        <w:ind w:left="-284"/>
        <w:jc w:val="left"/>
        <w:rPr>
          <w:ins w:id="885" w:author="Andre Marques" w:date="2020-07-12T16:05:00Z"/>
          <w:szCs w:val="24"/>
          <w:highlight w:val="yellow"/>
        </w:rPr>
      </w:pPr>
    </w:p>
    <w:p w14:paraId="15060E79" w14:textId="2465F33A" w:rsidR="00DF1C51" w:rsidRDefault="00DF1C51" w:rsidP="00E3413F">
      <w:pPr>
        <w:pStyle w:val="Texto"/>
        <w:tabs>
          <w:tab w:val="center" w:pos="4393"/>
          <w:tab w:val="left" w:pos="6045"/>
        </w:tabs>
        <w:ind w:left="-284"/>
        <w:jc w:val="left"/>
        <w:rPr>
          <w:ins w:id="886" w:author="Andre Marques" w:date="2020-07-12T16:05:00Z"/>
          <w:szCs w:val="24"/>
          <w:highlight w:val="yellow"/>
        </w:rPr>
      </w:pPr>
    </w:p>
    <w:p w14:paraId="7630C58B" w14:textId="48175EA8" w:rsidR="00DF1C51" w:rsidRDefault="00DF1C51" w:rsidP="00E3413F">
      <w:pPr>
        <w:pStyle w:val="Texto"/>
        <w:tabs>
          <w:tab w:val="center" w:pos="4393"/>
          <w:tab w:val="left" w:pos="6045"/>
        </w:tabs>
        <w:ind w:left="-284"/>
        <w:jc w:val="left"/>
        <w:rPr>
          <w:ins w:id="887" w:author="Andre Marques" w:date="2020-07-12T16:05:00Z"/>
          <w:szCs w:val="24"/>
          <w:highlight w:val="yellow"/>
        </w:rPr>
      </w:pPr>
    </w:p>
    <w:p w14:paraId="439721EE" w14:textId="35FE7792" w:rsidR="00DF1C51" w:rsidRDefault="00DF1C51" w:rsidP="00E3413F">
      <w:pPr>
        <w:pStyle w:val="Texto"/>
        <w:tabs>
          <w:tab w:val="center" w:pos="4393"/>
          <w:tab w:val="left" w:pos="6045"/>
        </w:tabs>
        <w:ind w:left="-284"/>
        <w:jc w:val="left"/>
        <w:rPr>
          <w:ins w:id="888" w:author="Andre Marques" w:date="2020-07-12T16:05:00Z"/>
          <w:szCs w:val="24"/>
          <w:highlight w:val="yellow"/>
        </w:rPr>
      </w:pPr>
      <w:ins w:id="889" w:author="Andre Marques" w:date="2020-07-12T16:06:00Z">
        <w:r>
          <w:rPr>
            <w:noProof/>
            <w:szCs w:val="24"/>
            <w:highlight w:val="yellow"/>
          </w:rPr>
          <w:lastRenderedPageBreak/>
          <w:drawing>
            <wp:anchor distT="0" distB="0" distL="114300" distR="114300" simplePos="0" relativeHeight="251662848" behindDoc="0" locked="0" layoutInCell="1" allowOverlap="1" wp14:anchorId="3E4CC1AB" wp14:editId="5BFB8172">
              <wp:simplePos x="0" y="0"/>
              <wp:positionH relativeFrom="margin">
                <wp:posOffset>899160</wp:posOffset>
              </wp:positionH>
              <wp:positionV relativeFrom="margin">
                <wp:posOffset>-9525</wp:posOffset>
              </wp:positionV>
              <wp:extent cx="3956685" cy="449326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685" cy="4493260"/>
                      </a:xfrm>
                      <a:prstGeom prst="rect">
                        <a:avLst/>
                      </a:prstGeom>
                      <a:noFill/>
                    </pic:spPr>
                  </pic:pic>
                </a:graphicData>
              </a:graphic>
            </wp:anchor>
          </w:drawing>
        </w:r>
      </w:ins>
    </w:p>
    <w:p w14:paraId="74E006ED" w14:textId="36AB661B" w:rsidR="00DF1C51" w:rsidRDefault="00DF1C51" w:rsidP="00E3413F">
      <w:pPr>
        <w:pStyle w:val="Texto"/>
        <w:tabs>
          <w:tab w:val="center" w:pos="4393"/>
          <w:tab w:val="left" w:pos="6045"/>
        </w:tabs>
        <w:ind w:left="-284"/>
        <w:jc w:val="left"/>
        <w:rPr>
          <w:ins w:id="890" w:author="Andre Marques" w:date="2020-07-12T16:06:00Z"/>
          <w:szCs w:val="24"/>
          <w:highlight w:val="yellow"/>
        </w:rPr>
      </w:pPr>
    </w:p>
    <w:p w14:paraId="6878FA8A" w14:textId="04306D15" w:rsidR="00DF1C51" w:rsidRDefault="00DF1C51" w:rsidP="00E3413F">
      <w:pPr>
        <w:pStyle w:val="Texto"/>
        <w:tabs>
          <w:tab w:val="center" w:pos="4393"/>
          <w:tab w:val="left" w:pos="6045"/>
        </w:tabs>
        <w:ind w:left="-284"/>
        <w:jc w:val="left"/>
        <w:rPr>
          <w:ins w:id="891" w:author="Andre Marques" w:date="2020-07-12T16:06:00Z"/>
          <w:szCs w:val="24"/>
          <w:highlight w:val="yellow"/>
        </w:rPr>
      </w:pPr>
    </w:p>
    <w:p w14:paraId="50D57626" w14:textId="28228080" w:rsidR="00DF1C51" w:rsidRDefault="00DF1C51" w:rsidP="00E3413F">
      <w:pPr>
        <w:pStyle w:val="Texto"/>
        <w:tabs>
          <w:tab w:val="center" w:pos="4393"/>
          <w:tab w:val="left" w:pos="6045"/>
        </w:tabs>
        <w:ind w:left="-284"/>
        <w:jc w:val="left"/>
        <w:rPr>
          <w:ins w:id="892" w:author="Andre Marques" w:date="2020-07-12T16:06:00Z"/>
          <w:szCs w:val="24"/>
          <w:highlight w:val="yellow"/>
        </w:rPr>
      </w:pPr>
    </w:p>
    <w:p w14:paraId="4EA8692B" w14:textId="77777777" w:rsidR="00DF1C51" w:rsidRDefault="00DF1C51" w:rsidP="00E3413F">
      <w:pPr>
        <w:pStyle w:val="Texto"/>
        <w:tabs>
          <w:tab w:val="center" w:pos="4393"/>
          <w:tab w:val="left" w:pos="6045"/>
        </w:tabs>
        <w:ind w:left="-284"/>
        <w:jc w:val="left"/>
        <w:rPr>
          <w:ins w:id="893" w:author="Andre Marques" w:date="2020-07-12T16:05:00Z"/>
          <w:szCs w:val="24"/>
          <w:highlight w:val="yellow"/>
        </w:rPr>
      </w:pPr>
    </w:p>
    <w:p w14:paraId="4D72D608" w14:textId="4989DADB" w:rsidR="00DF1C51" w:rsidRDefault="00DF1C51" w:rsidP="00E3413F">
      <w:pPr>
        <w:pStyle w:val="Texto"/>
        <w:tabs>
          <w:tab w:val="center" w:pos="4393"/>
          <w:tab w:val="left" w:pos="6045"/>
        </w:tabs>
        <w:ind w:left="-284"/>
        <w:jc w:val="left"/>
        <w:rPr>
          <w:ins w:id="894" w:author="Andre Marques" w:date="2020-07-12T16:05:00Z"/>
          <w:szCs w:val="24"/>
          <w:highlight w:val="yellow"/>
        </w:rPr>
      </w:pPr>
    </w:p>
    <w:p w14:paraId="489DD741" w14:textId="6A57AE54" w:rsidR="00DF1C51" w:rsidRDefault="00DF1C51" w:rsidP="00E3413F">
      <w:pPr>
        <w:pStyle w:val="Texto"/>
        <w:tabs>
          <w:tab w:val="center" w:pos="4393"/>
          <w:tab w:val="left" w:pos="6045"/>
        </w:tabs>
        <w:ind w:left="-284"/>
        <w:jc w:val="left"/>
        <w:rPr>
          <w:ins w:id="895" w:author="Andre Marques" w:date="2020-07-12T16:05:00Z"/>
          <w:szCs w:val="24"/>
          <w:highlight w:val="yellow"/>
        </w:rPr>
      </w:pPr>
    </w:p>
    <w:p w14:paraId="40C7C4ED" w14:textId="0B1DB495" w:rsidR="00DF1C51" w:rsidRDefault="00DF1C51" w:rsidP="00E3413F">
      <w:pPr>
        <w:pStyle w:val="Texto"/>
        <w:tabs>
          <w:tab w:val="center" w:pos="4393"/>
          <w:tab w:val="left" w:pos="6045"/>
        </w:tabs>
        <w:ind w:left="-284"/>
        <w:jc w:val="left"/>
        <w:rPr>
          <w:ins w:id="896" w:author="Andre Marques" w:date="2020-07-12T16:06:00Z"/>
          <w:szCs w:val="24"/>
          <w:highlight w:val="yellow"/>
        </w:rPr>
      </w:pPr>
    </w:p>
    <w:p w14:paraId="0DA56B02" w14:textId="1E06EC04" w:rsidR="00DF1C51" w:rsidRDefault="00DF1C51" w:rsidP="00E3413F">
      <w:pPr>
        <w:pStyle w:val="Texto"/>
        <w:tabs>
          <w:tab w:val="center" w:pos="4393"/>
          <w:tab w:val="left" w:pos="6045"/>
        </w:tabs>
        <w:ind w:left="-284"/>
        <w:jc w:val="left"/>
        <w:rPr>
          <w:ins w:id="897" w:author="Andre Marques" w:date="2020-07-12T16:06:00Z"/>
          <w:szCs w:val="24"/>
          <w:highlight w:val="yellow"/>
        </w:rPr>
      </w:pPr>
    </w:p>
    <w:p w14:paraId="0A992974" w14:textId="30D7EC02" w:rsidR="00DF1C51" w:rsidRDefault="00DF1C51" w:rsidP="00E3413F">
      <w:pPr>
        <w:pStyle w:val="Texto"/>
        <w:tabs>
          <w:tab w:val="center" w:pos="4393"/>
          <w:tab w:val="left" w:pos="6045"/>
        </w:tabs>
        <w:ind w:left="-284"/>
        <w:jc w:val="left"/>
        <w:rPr>
          <w:ins w:id="898" w:author="Andre Marques" w:date="2020-07-12T16:06:00Z"/>
          <w:szCs w:val="24"/>
          <w:highlight w:val="yellow"/>
        </w:rPr>
      </w:pPr>
    </w:p>
    <w:p w14:paraId="6685CA49" w14:textId="35AE5040" w:rsidR="00DF1C51" w:rsidRDefault="00DF1C51" w:rsidP="00E3413F">
      <w:pPr>
        <w:pStyle w:val="Texto"/>
        <w:tabs>
          <w:tab w:val="center" w:pos="4393"/>
          <w:tab w:val="left" w:pos="6045"/>
        </w:tabs>
        <w:ind w:left="-284"/>
        <w:jc w:val="left"/>
        <w:rPr>
          <w:ins w:id="899" w:author="Andre Marques" w:date="2020-07-12T16:06:00Z"/>
          <w:szCs w:val="24"/>
          <w:highlight w:val="yellow"/>
        </w:rPr>
      </w:pPr>
    </w:p>
    <w:p w14:paraId="157FB2AF" w14:textId="77777777" w:rsidR="00DF1C51" w:rsidRPr="004B3399" w:rsidRDefault="00DF1C51" w:rsidP="00DF1C51">
      <w:pPr>
        <w:pStyle w:val="Texto"/>
        <w:tabs>
          <w:tab w:val="center" w:pos="4393"/>
          <w:tab w:val="left" w:pos="6045"/>
        </w:tabs>
        <w:jc w:val="center"/>
        <w:rPr>
          <w:ins w:id="900" w:author="Andre Marques" w:date="2020-07-12T16:06:00Z"/>
          <w:b/>
          <w:bCs/>
          <w:szCs w:val="24"/>
        </w:rPr>
      </w:pPr>
      <w:ins w:id="901" w:author="Andre Marques" w:date="2020-07-12T16:06:00Z">
        <w:r w:rsidRPr="003D7C81">
          <w:rPr>
            <w:b/>
            <w:bCs/>
            <w:sz w:val="20"/>
          </w:rPr>
          <w:t xml:space="preserve">Figura </w:t>
        </w:r>
        <w:proofErr w:type="gramStart"/>
        <w:r>
          <w:rPr>
            <w:b/>
            <w:bCs/>
            <w:sz w:val="20"/>
          </w:rPr>
          <w:t>13</w:t>
        </w:r>
        <w:r w:rsidRPr="003D7C81">
          <w:rPr>
            <w:b/>
            <w:bCs/>
            <w:sz w:val="20"/>
          </w:rPr>
          <w:t xml:space="preserve"> </w:t>
        </w:r>
        <w:r>
          <w:rPr>
            <w:b/>
            <w:bCs/>
            <w:sz w:val="20"/>
          </w:rPr>
          <w:t xml:space="preserve"> Fluxograma</w:t>
        </w:r>
        <w:proofErr w:type="gramEnd"/>
        <w:r>
          <w:rPr>
            <w:b/>
            <w:bCs/>
            <w:sz w:val="20"/>
          </w:rPr>
          <w:t xml:space="preserve"> do algoritmo “</w:t>
        </w:r>
        <w:proofErr w:type="spellStart"/>
        <w:r>
          <w:rPr>
            <w:b/>
            <w:bCs/>
            <w:sz w:val="20"/>
          </w:rPr>
          <w:t>get_data_hour</w:t>
        </w:r>
        <w:proofErr w:type="spellEnd"/>
        <w:r>
          <w:rPr>
            <w:b/>
            <w:bCs/>
            <w:sz w:val="20"/>
          </w:rPr>
          <w:t>()”</w:t>
        </w:r>
      </w:ins>
    </w:p>
    <w:p w14:paraId="7B497925" w14:textId="4CB96EBC" w:rsidR="00DF1C51" w:rsidRDefault="00DF1C51" w:rsidP="00E3413F">
      <w:pPr>
        <w:pStyle w:val="Texto"/>
        <w:tabs>
          <w:tab w:val="center" w:pos="4393"/>
          <w:tab w:val="left" w:pos="6045"/>
        </w:tabs>
        <w:ind w:left="-284"/>
        <w:jc w:val="left"/>
        <w:rPr>
          <w:ins w:id="902" w:author="Andre Marques" w:date="2020-07-12T16:06:00Z"/>
          <w:szCs w:val="24"/>
          <w:highlight w:val="yellow"/>
        </w:rPr>
      </w:pPr>
    </w:p>
    <w:p w14:paraId="00DA0A87" w14:textId="77777777" w:rsidR="00DF1C51" w:rsidRDefault="00DF1C51" w:rsidP="00E3413F">
      <w:pPr>
        <w:pStyle w:val="Texto"/>
        <w:tabs>
          <w:tab w:val="center" w:pos="4393"/>
          <w:tab w:val="left" w:pos="6045"/>
        </w:tabs>
        <w:ind w:left="-284"/>
        <w:jc w:val="left"/>
        <w:rPr>
          <w:szCs w:val="24"/>
          <w:highlight w:val="yellow"/>
        </w:rPr>
      </w:pPr>
    </w:p>
    <w:p w14:paraId="38FAD564" w14:textId="3EEEBF4E" w:rsidR="00300994" w:rsidRDefault="00E07EBD" w:rsidP="00A33E17">
      <w:pPr>
        <w:pStyle w:val="Texto"/>
        <w:tabs>
          <w:tab w:val="center" w:pos="4393"/>
          <w:tab w:val="left" w:pos="6045"/>
        </w:tabs>
        <w:jc w:val="left"/>
        <w:rPr>
          <w:szCs w:val="24"/>
          <w:highlight w:val="yellow"/>
        </w:rPr>
      </w:pPr>
      <w:r w:rsidRPr="0064315E">
        <w:rPr>
          <w:b/>
          <w:bCs/>
          <w:sz w:val="26"/>
          <w:szCs w:val="26"/>
        </w:rPr>
        <w:t>3.</w:t>
      </w:r>
      <w:ins w:id="903" w:author="Andre Marques" w:date="2020-07-12T17:02:00Z">
        <w:r w:rsidR="00AA5AC0">
          <w:rPr>
            <w:b/>
            <w:bCs/>
            <w:sz w:val="26"/>
            <w:szCs w:val="26"/>
          </w:rPr>
          <w:t>4</w:t>
        </w:r>
      </w:ins>
      <w:del w:id="904" w:author="Andre Marques" w:date="2020-07-12T17:02:00Z">
        <w:r w:rsidRPr="0064315E" w:rsidDel="00AA5AC0">
          <w:rPr>
            <w:b/>
            <w:bCs/>
            <w:sz w:val="26"/>
            <w:szCs w:val="26"/>
          </w:rPr>
          <w:delText>3</w:delText>
        </w:r>
      </w:del>
      <w:r w:rsidRPr="0064315E">
        <w:rPr>
          <w:b/>
          <w:bCs/>
          <w:sz w:val="26"/>
          <w:szCs w:val="26"/>
        </w:rPr>
        <w:t>.</w:t>
      </w:r>
      <w:r>
        <w:rPr>
          <w:b/>
          <w:bCs/>
          <w:sz w:val="26"/>
          <w:szCs w:val="26"/>
        </w:rPr>
        <w:t>3</w:t>
      </w:r>
      <w:r w:rsidRPr="0064315E">
        <w:rPr>
          <w:b/>
          <w:bCs/>
          <w:sz w:val="26"/>
          <w:szCs w:val="26"/>
        </w:rPr>
        <w:t xml:space="preserve">. </w:t>
      </w:r>
      <w:r>
        <w:rPr>
          <w:b/>
          <w:bCs/>
          <w:sz w:val="26"/>
          <w:szCs w:val="26"/>
        </w:rPr>
        <w:t>Visualização dos dados</w:t>
      </w:r>
    </w:p>
    <w:p w14:paraId="750ADB4B" w14:textId="77777777" w:rsidR="00E07EBD" w:rsidRDefault="00E07EBD" w:rsidP="00691647">
      <w:pPr>
        <w:pStyle w:val="Texto"/>
        <w:tabs>
          <w:tab w:val="center" w:pos="4393"/>
          <w:tab w:val="left" w:pos="6045"/>
        </w:tabs>
        <w:ind w:left="-284"/>
        <w:rPr>
          <w:szCs w:val="24"/>
        </w:rPr>
      </w:pPr>
      <w:bookmarkStart w:id="905" w:name="_Hlk45474675"/>
      <w:r w:rsidRPr="00E07EBD">
        <w:rPr>
          <w:szCs w:val="24"/>
        </w:rPr>
        <w:t>Para facilitar a observação</w:t>
      </w:r>
      <w:r>
        <w:rPr>
          <w:szCs w:val="24"/>
        </w:rPr>
        <w:t xml:space="preserve"> da informação pela parte do cliente foi usado o JavaScript com o intuito de tornar as páginas mais dinâmicas e interativas. A informação é apresentada maioritariamente em tabelas ou gráficos. A atualização do conteúdo é feita através de pedidos AJAX, tal como foi explicado e exemplificado no capítulo 3.</w:t>
      </w:r>
      <w:proofErr w:type="gramStart"/>
      <w:r>
        <w:rPr>
          <w:szCs w:val="24"/>
        </w:rPr>
        <w:t>2.2..</w:t>
      </w:r>
      <w:proofErr w:type="gramEnd"/>
      <w:r>
        <w:rPr>
          <w:szCs w:val="24"/>
        </w:rPr>
        <w:t xml:space="preserve"> Para a apresentação em gráficos foi usada a libraria “Chart.js”.</w:t>
      </w:r>
    </w:p>
    <w:p w14:paraId="7F0B65B5" w14:textId="1EB8E585" w:rsidR="00691647" w:rsidRDefault="00E07EBD" w:rsidP="00AE2757">
      <w:pPr>
        <w:pStyle w:val="Texto"/>
        <w:tabs>
          <w:tab w:val="center" w:pos="4393"/>
          <w:tab w:val="left" w:pos="6045"/>
        </w:tabs>
        <w:ind w:left="-284"/>
        <w:rPr>
          <w:szCs w:val="24"/>
        </w:rPr>
      </w:pPr>
      <w:r>
        <w:rPr>
          <w:szCs w:val="24"/>
        </w:rPr>
        <w:t xml:space="preserve"> </w:t>
      </w:r>
      <w:r w:rsidR="00691647">
        <w:rPr>
          <w:szCs w:val="24"/>
        </w:rPr>
        <w:t xml:space="preserve">A API “Chart.js” permite desenhar os diferentes tipos de gráficos dentro de um elemento do tipo </w:t>
      </w:r>
      <w:proofErr w:type="spellStart"/>
      <w:r w:rsidR="00691647">
        <w:rPr>
          <w:szCs w:val="24"/>
        </w:rPr>
        <w:t>canvas</w:t>
      </w:r>
      <w:proofErr w:type="spellEnd"/>
      <w:r w:rsidR="00691647">
        <w:rPr>
          <w:szCs w:val="24"/>
        </w:rPr>
        <w:t xml:space="preserve"> em HTML5. Neste projeto foram utilizados dois tipos de gráficos: de barras, e de linha. Uma das características mais interessantes desta libraria é que os gráficos são do tipo responsivo, ou seja, adaptam-se ao espaço disponível na página.</w:t>
      </w:r>
    </w:p>
    <w:p w14:paraId="6BE44CC6" w14:textId="02E052E9" w:rsidR="00300994" w:rsidRDefault="00691647" w:rsidP="00AE2757">
      <w:pPr>
        <w:pStyle w:val="Texto"/>
        <w:tabs>
          <w:tab w:val="center" w:pos="4393"/>
          <w:tab w:val="left" w:pos="6045"/>
        </w:tabs>
        <w:ind w:left="-284"/>
        <w:rPr>
          <w:szCs w:val="24"/>
        </w:rPr>
      </w:pPr>
      <w:r>
        <w:rPr>
          <w:szCs w:val="24"/>
        </w:rPr>
        <w:lastRenderedPageBreak/>
        <w:t xml:space="preserve"> O primeiro passo para</w:t>
      </w:r>
      <w:r w:rsidR="00CB5AD4">
        <w:rPr>
          <w:szCs w:val="24"/>
        </w:rPr>
        <w:t xml:space="preserve"> desenhar um gráfico passa por criar um elemento </w:t>
      </w:r>
      <w:proofErr w:type="spellStart"/>
      <w:r w:rsidR="00CB5AD4">
        <w:rPr>
          <w:szCs w:val="24"/>
        </w:rPr>
        <w:t>canvas</w:t>
      </w:r>
      <w:proofErr w:type="spellEnd"/>
      <w:r w:rsidR="00CB5AD4">
        <w:rPr>
          <w:szCs w:val="24"/>
        </w:rPr>
        <w:t xml:space="preserve"> na página html, para tal usa-se o código seguinte: </w:t>
      </w:r>
    </w:p>
    <w:p w14:paraId="13A85CD7" w14:textId="13D2FA64" w:rsidR="00CB5AD4" w:rsidRPr="00D63771" w:rsidRDefault="00CB5AD4" w:rsidP="00CB5AD4">
      <w:pPr>
        <w:pStyle w:val="Cdigo"/>
        <w:rPr>
          <w:lang w:val="en-US"/>
          <w:rPrChange w:id="906" w:author="Carlos Campos" w:date="2020-07-08T09:35:00Z">
            <w:rPr/>
          </w:rPrChange>
        </w:rPr>
      </w:pPr>
      <w:r w:rsidRPr="00D63771">
        <w:rPr>
          <w:lang w:val="en-US"/>
          <w:rPrChange w:id="907" w:author="Carlos Campos" w:date="2020-07-08T09:35:00Z">
            <w:rPr/>
          </w:rPrChange>
        </w:rPr>
        <w:t xml:space="preserve">&lt;canvas </w:t>
      </w:r>
      <w:r w:rsidR="00DD432E" w:rsidRPr="00D63771">
        <w:rPr>
          <w:lang w:val="en-US"/>
          <w:rPrChange w:id="908" w:author="Carlos Campos" w:date="2020-07-08T09:35:00Z">
            <w:rPr/>
          </w:rPrChange>
        </w:rPr>
        <w:t>id</w:t>
      </w:r>
      <w:r w:rsidRPr="00D63771">
        <w:rPr>
          <w:lang w:val="en-US"/>
          <w:rPrChange w:id="909" w:author="Carlos Campos" w:date="2020-07-08T09:35:00Z">
            <w:rPr/>
          </w:rPrChange>
        </w:rPr>
        <w:t>="</w:t>
      </w:r>
      <w:proofErr w:type="spellStart"/>
      <w:r w:rsidR="00DD432E" w:rsidRPr="00D63771">
        <w:rPr>
          <w:lang w:val="en-US"/>
          <w:rPrChange w:id="910" w:author="Carlos Campos" w:date="2020-07-08T09:35:00Z">
            <w:rPr/>
          </w:rPrChange>
        </w:rPr>
        <w:t>my</w:t>
      </w:r>
      <w:r w:rsidRPr="00D63771">
        <w:rPr>
          <w:lang w:val="en-US"/>
          <w:rPrChange w:id="911" w:author="Carlos Campos" w:date="2020-07-08T09:35:00Z">
            <w:rPr/>
          </w:rPrChange>
        </w:rPr>
        <w:t>chart</w:t>
      </w:r>
      <w:proofErr w:type="spellEnd"/>
      <w:r w:rsidRPr="00D63771">
        <w:rPr>
          <w:lang w:val="en-US"/>
          <w:rPrChange w:id="912" w:author="Carlos Campos" w:date="2020-07-08T09:35:00Z">
            <w:rPr/>
          </w:rPrChange>
        </w:rPr>
        <w:t>" style="display: inline;"&gt;&lt;/canvas&gt;</w:t>
      </w:r>
    </w:p>
    <w:p w14:paraId="585CC2F2" w14:textId="03BA1DA1" w:rsidR="00E07EBD" w:rsidRDefault="00DD432E" w:rsidP="00AE2757">
      <w:pPr>
        <w:pStyle w:val="Texto"/>
        <w:tabs>
          <w:tab w:val="center" w:pos="4393"/>
          <w:tab w:val="left" w:pos="6045"/>
        </w:tabs>
        <w:ind w:left="-284"/>
        <w:rPr>
          <w:szCs w:val="24"/>
        </w:rPr>
      </w:pPr>
      <w:r w:rsidRPr="00DD432E">
        <w:rPr>
          <w:szCs w:val="24"/>
        </w:rPr>
        <w:t xml:space="preserve">De </w:t>
      </w:r>
      <w:r>
        <w:rPr>
          <w:szCs w:val="24"/>
        </w:rPr>
        <w:t>seguida, no ficheiro de JavaScript, usasse o método “</w:t>
      </w:r>
      <w:proofErr w:type="spellStart"/>
      <w:proofErr w:type="gramStart"/>
      <w:r>
        <w:rPr>
          <w:szCs w:val="24"/>
        </w:rPr>
        <w:t>getElementById</w:t>
      </w:r>
      <w:proofErr w:type="spellEnd"/>
      <w:r>
        <w:rPr>
          <w:szCs w:val="24"/>
        </w:rPr>
        <w:t>(</w:t>
      </w:r>
      <w:proofErr w:type="gramEnd"/>
      <w:r>
        <w:rPr>
          <w:szCs w:val="24"/>
        </w:rPr>
        <w:t xml:space="preserve">)” para obter o elemento </w:t>
      </w:r>
      <w:proofErr w:type="spellStart"/>
      <w:r>
        <w:rPr>
          <w:szCs w:val="24"/>
        </w:rPr>
        <w:t>canvas</w:t>
      </w:r>
      <w:proofErr w:type="spellEnd"/>
      <w:r>
        <w:rPr>
          <w:szCs w:val="24"/>
        </w:rPr>
        <w:t xml:space="preserve"> onde se pretende desenhar o gráfico. Consequentemente tem de ser criada uma variável do tipo “</w:t>
      </w:r>
      <w:proofErr w:type="spellStart"/>
      <w:r>
        <w:rPr>
          <w:szCs w:val="24"/>
        </w:rPr>
        <w:t>new</w:t>
      </w:r>
      <w:proofErr w:type="spellEnd"/>
      <w:r>
        <w:rPr>
          <w:szCs w:val="24"/>
        </w:rPr>
        <w:t xml:space="preserve"> </w:t>
      </w:r>
      <w:proofErr w:type="spellStart"/>
      <w:r>
        <w:rPr>
          <w:szCs w:val="24"/>
        </w:rPr>
        <w:t>chart</w:t>
      </w:r>
      <w:proofErr w:type="spellEnd"/>
      <w:r>
        <w:rPr>
          <w:szCs w:val="24"/>
        </w:rPr>
        <w:t xml:space="preserve">” que recebe por parâmetros o elemento </w:t>
      </w:r>
      <w:proofErr w:type="spellStart"/>
      <w:r>
        <w:rPr>
          <w:szCs w:val="24"/>
        </w:rPr>
        <w:t>canvas</w:t>
      </w:r>
      <w:proofErr w:type="spellEnd"/>
      <w:r>
        <w:rPr>
          <w:szCs w:val="24"/>
        </w:rPr>
        <w:t xml:space="preserve"> e um objeto que contém os dados e as configurações do gráfico, tal com mostra o código abaixo: </w:t>
      </w:r>
    </w:p>
    <w:p w14:paraId="4944FD6B" w14:textId="36574A15" w:rsidR="00DD432E" w:rsidRPr="00D63771" w:rsidRDefault="00DD432E" w:rsidP="00DD432E">
      <w:pPr>
        <w:pStyle w:val="Cdigo"/>
        <w:rPr>
          <w:lang w:val="en-US"/>
          <w:rPrChange w:id="913" w:author="Carlos Campos" w:date="2020-07-08T09:35:00Z">
            <w:rPr/>
          </w:rPrChange>
        </w:rPr>
      </w:pPr>
      <w:proofErr w:type="spellStart"/>
      <w:r w:rsidRPr="00D63771">
        <w:rPr>
          <w:lang w:val="en-US"/>
          <w:rPrChange w:id="914" w:author="Carlos Campos" w:date="2020-07-08T09:35:00Z">
            <w:rPr/>
          </w:rPrChange>
        </w:rPr>
        <w:t>bigctx</w:t>
      </w:r>
      <w:proofErr w:type="spellEnd"/>
      <w:r w:rsidRPr="00D63771">
        <w:rPr>
          <w:lang w:val="en-US"/>
          <w:rPrChange w:id="915" w:author="Carlos Campos" w:date="2020-07-08T09:35:00Z">
            <w:rPr/>
          </w:rPrChange>
        </w:rPr>
        <w:t xml:space="preserve"> = </w:t>
      </w:r>
      <w:proofErr w:type="spellStart"/>
      <w:proofErr w:type="gramStart"/>
      <w:r w:rsidRPr="00D63771">
        <w:rPr>
          <w:lang w:val="en-US"/>
          <w:rPrChange w:id="916" w:author="Carlos Campos" w:date="2020-07-08T09:35:00Z">
            <w:rPr/>
          </w:rPrChange>
        </w:rPr>
        <w:t>document.getElementById</w:t>
      </w:r>
      <w:proofErr w:type="spellEnd"/>
      <w:proofErr w:type="gramEnd"/>
      <w:r w:rsidRPr="00D63771">
        <w:rPr>
          <w:lang w:val="en-US"/>
          <w:rPrChange w:id="917" w:author="Carlos Campos" w:date="2020-07-08T09:35:00Z">
            <w:rPr/>
          </w:rPrChange>
        </w:rPr>
        <w:t>(“</w:t>
      </w:r>
      <w:proofErr w:type="spellStart"/>
      <w:r w:rsidRPr="00D63771">
        <w:rPr>
          <w:lang w:val="en-US"/>
          <w:rPrChange w:id="918" w:author="Carlos Campos" w:date="2020-07-08T09:35:00Z">
            <w:rPr/>
          </w:rPrChange>
        </w:rPr>
        <w:t>mychart</w:t>
      </w:r>
      <w:proofErr w:type="spellEnd"/>
      <w:r w:rsidRPr="00D63771">
        <w:rPr>
          <w:lang w:val="en-US"/>
          <w:rPrChange w:id="919" w:author="Carlos Campos" w:date="2020-07-08T09:35:00Z">
            <w:rPr/>
          </w:rPrChange>
        </w:rPr>
        <w:t>”);</w:t>
      </w:r>
    </w:p>
    <w:p w14:paraId="160F5360" w14:textId="493B59AA" w:rsidR="00DD432E" w:rsidRPr="00D63771" w:rsidRDefault="00DD432E" w:rsidP="00DD432E">
      <w:pPr>
        <w:pStyle w:val="Cdigo"/>
        <w:rPr>
          <w:lang w:val="en-US"/>
          <w:rPrChange w:id="920" w:author="Carlos Campos" w:date="2020-07-08T09:35:00Z">
            <w:rPr/>
          </w:rPrChange>
        </w:rPr>
      </w:pPr>
      <w:proofErr w:type="spellStart"/>
      <w:r w:rsidRPr="00D63771">
        <w:rPr>
          <w:lang w:val="en-US"/>
          <w:rPrChange w:id="921" w:author="Carlos Campos" w:date="2020-07-08T09:35:00Z">
            <w:rPr/>
          </w:rPrChange>
        </w:rPr>
        <w:t>bigchart</w:t>
      </w:r>
      <w:proofErr w:type="spellEnd"/>
      <w:r w:rsidRPr="00D63771">
        <w:rPr>
          <w:lang w:val="en-US"/>
          <w:rPrChange w:id="922" w:author="Carlos Campos" w:date="2020-07-08T09:35:00Z">
            <w:rPr/>
          </w:rPrChange>
        </w:rPr>
        <w:t>= new Chart (</w:t>
      </w:r>
      <w:proofErr w:type="spellStart"/>
      <w:r w:rsidRPr="00D63771">
        <w:rPr>
          <w:lang w:val="en-US"/>
          <w:rPrChange w:id="923" w:author="Carlos Campos" w:date="2020-07-08T09:35:00Z">
            <w:rPr/>
          </w:rPrChange>
        </w:rPr>
        <w:t>bigctx</w:t>
      </w:r>
      <w:proofErr w:type="spellEnd"/>
      <w:r w:rsidRPr="00D63771">
        <w:rPr>
          <w:lang w:val="en-US"/>
          <w:rPrChange w:id="924" w:author="Carlos Campos" w:date="2020-07-08T09:35:00Z">
            <w:rPr/>
          </w:rPrChange>
        </w:rPr>
        <w:t xml:space="preserve">, </w:t>
      </w:r>
      <w:proofErr w:type="spellStart"/>
      <w:r w:rsidRPr="00D63771">
        <w:rPr>
          <w:lang w:val="en-US"/>
          <w:rPrChange w:id="925" w:author="Carlos Campos" w:date="2020-07-08T09:35:00Z">
            <w:rPr/>
          </w:rPrChange>
        </w:rPr>
        <w:t>bigchartinfo</w:t>
      </w:r>
      <w:proofErr w:type="spellEnd"/>
      <w:proofErr w:type="gramStart"/>
      <w:r w:rsidRPr="00D63771">
        <w:rPr>
          <w:lang w:val="en-US"/>
          <w:rPrChange w:id="926" w:author="Carlos Campos" w:date="2020-07-08T09:35:00Z">
            <w:rPr/>
          </w:rPrChange>
        </w:rPr>
        <w:t>);</w:t>
      </w:r>
      <w:proofErr w:type="gramEnd"/>
    </w:p>
    <w:p w14:paraId="632398D7" w14:textId="7221B7BD" w:rsidR="00E07EBD" w:rsidRDefault="004621B7" w:rsidP="00AE2757">
      <w:pPr>
        <w:pStyle w:val="Texto"/>
        <w:tabs>
          <w:tab w:val="center" w:pos="4393"/>
          <w:tab w:val="left" w:pos="6045"/>
        </w:tabs>
        <w:ind w:left="-284"/>
        <w:rPr>
          <w:szCs w:val="24"/>
        </w:rPr>
      </w:pPr>
      <w:r w:rsidRPr="004621B7">
        <w:rPr>
          <w:szCs w:val="24"/>
        </w:rPr>
        <w:t>Para o desenho do gráfico</w:t>
      </w:r>
      <w:r>
        <w:rPr>
          <w:szCs w:val="24"/>
        </w:rPr>
        <w:t xml:space="preserve"> é preciso passar o objeto “</w:t>
      </w:r>
      <w:proofErr w:type="spellStart"/>
      <w:r>
        <w:rPr>
          <w:szCs w:val="24"/>
        </w:rPr>
        <w:t>bigchartinfo</w:t>
      </w:r>
      <w:proofErr w:type="spellEnd"/>
      <w:r>
        <w:rPr>
          <w:szCs w:val="24"/>
        </w:rPr>
        <w:t>” que deve conter as seguintes propriedades:</w:t>
      </w:r>
    </w:p>
    <w:p w14:paraId="5DDE78E0" w14:textId="45D69449" w:rsidR="009069F6" w:rsidRDefault="009069F6" w:rsidP="00AE2757">
      <w:pPr>
        <w:pStyle w:val="Texto"/>
        <w:numPr>
          <w:ilvl w:val="0"/>
          <w:numId w:val="37"/>
        </w:numPr>
        <w:tabs>
          <w:tab w:val="center" w:pos="4393"/>
          <w:tab w:val="left" w:pos="6045"/>
        </w:tabs>
        <w:rPr>
          <w:szCs w:val="24"/>
        </w:rPr>
      </w:pPr>
      <w:r>
        <w:rPr>
          <w:szCs w:val="24"/>
        </w:rPr>
        <w:t>“</w:t>
      </w:r>
      <w:proofErr w:type="spellStart"/>
      <w:r>
        <w:rPr>
          <w:szCs w:val="24"/>
        </w:rPr>
        <w:t>type</w:t>
      </w:r>
      <w:proofErr w:type="spellEnd"/>
      <w:r>
        <w:rPr>
          <w:szCs w:val="24"/>
        </w:rPr>
        <w:t>” – especifica o tipo de gráfico que deve ser desenhado (exemplos: barras, linha)</w:t>
      </w:r>
    </w:p>
    <w:p w14:paraId="144CFB3B" w14:textId="5B4414CA" w:rsidR="004621B7" w:rsidRDefault="004621B7" w:rsidP="00AE2757">
      <w:pPr>
        <w:pStyle w:val="Texto"/>
        <w:numPr>
          <w:ilvl w:val="0"/>
          <w:numId w:val="37"/>
        </w:numPr>
        <w:tabs>
          <w:tab w:val="center" w:pos="4393"/>
          <w:tab w:val="left" w:pos="6045"/>
        </w:tabs>
        <w:rPr>
          <w:szCs w:val="24"/>
        </w:rPr>
      </w:pPr>
      <w:r>
        <w:rPr>
          <w:szCs w:val="24"/>
        </w:rPr>
        <w:t>“</w:t>
      </w:r>
      <w:proofErr w:type="spellStart"/>
      <w:r>
        <w:rPr>
          <w:szCs w:val="24"/>
        </w:rPr>
        <w:t>labels</w:t>
      </w:r>
      <w:proofErr w:type="spellEnd"/>
      <w:r>
        <w:rPr>
          <w:szCs w:val="24"/>
        </w:rPr>
        <w:t xml:space="preserve">” - contém um vetor de </w:t>
      </w:r>
      <w:r w:rsidRPr="00B51B4C">
        <w:rPr>
          <w:i/>
          <w:szCs w:val="24"/>
          <w:rPrChange w:id="927" w:author="Carlos Campos" w:date="2020-07-10T12:02:00Z">
            <w:rPr>
              <w:szCs w:val="24"/>
            </w:rPr>
          </w:rPrChange>
        </w:rPr>
        <w:t>strings</w:t>
      </w:r>
      <w:r>
        <w:rPr>
          <w:szCs w:val="24"/>
        </w:rPr>
        <w:t xml:space="preserve"> que especifica o nome das instâncias a ser comparadas no gráfico</w:t>
      </w:r>
    </w:p>
    <w:p w14:paraId="1292B9B6" w14:textId="1612AC0F" w:rsidR="004621B7" w:rsidRDefault="004621B7" w:rsidP="00AE2757">
      <w:pPr>
        <w:pStyle w:val="Texto"/>
        <w:numPr>
          <w:ilvl w:val="0"/>
          <w:numId w:val="37"/>
        </w:numPr>
        <w:tabs>
          <w:tab w:val="center" w:pos="4393"/>
          <w:tab w:val="left" w:pos="6045"/>
        </w:tabs>
        <w:rPr>
          <w:szCs w:val="24"/>
        </w:rPr>
      </w:pPr>
      <w:r>
        <w:rPr>
          <w:szCs w:val="24"/>
        </w:rPr>
        <w:t xml:space="preserve">  “</w:t>
      </w:r>
      <w:proofErr w:type="spellStart"/>
      <w:r>
        <w:rPr>
          <w:szCs w:val="24"/>
        </w:rPr>
        <w:t>datasets</w:t>
      </w:r>
      <w:proofErr w:type="spellEnd"/>
      <w:r>
        <w:rPr>
          <w:szCs w:val="24"/>
        </w:rPr>
        <w:t>” – é um objeto que deve conter no mínimo os dados que se pretende introduzir no gráfico</w:t>
      </w:r>
      <w:r w:rsidR="009069F6">
        <w:rPr>
          <w:szCs w:val="24"/>
        </w:rPr>
        <w:t xml:space="preserve"> e uma “</w:t>
      </w:r>
      <w:proofErr w:type="spellStart"/>
      <w:r w:rsidR="009069F6">
        <w:rPr>
          <w:szCs w:val="24"/>
        </w:rPr>
        <w:t>label</w:t>
      </w:r>
      <w:proofErr w:type="spellEnd"/>
      <w:r w:rsidR="009069F6">
        <w:rPr>
          <w:szCs w:val="24"/>
        </w:rPr>
        <w:t>” que especifica o tipo de dados</w:t>
      </w:r>
    </w:p>
    <w:p w14:paraId="2274B475" w14:textId="77777777" w:rsidR="009069F6" w:rsidRPr="00D63771" w:rsidRDefault="009069F6" w:rsidP="009069F6">
      <w:pPr>
        <w:pStyle w:val="Cdigo"/>
        <w:rPr>
          <w:lang w:val="en-US"/>
          <w:rPrChange w:id="928" w:author="Carlos Campos" w:date="2020-07-08T09:35:00Z">
            <w:rPr/>
          </w:rPrChange>
        </w:rPr>
      </w:pPr>
      <w:r w:rsidRPr="00D63771">
        <w:rPr>
          <w:lang w:val="en-US"/>
          <w:rPrChange w:id="929" w:author="Carlos Campos" w:date="2020-07-08T09:35:00Z">
            <w:rPr/>
          </w:rPrChange>
        </w:rPr>
        <w:t xml:space="preserve">var </w:t>
      </w:r>
      <w:proofErr w:type="spellStart"/>
      <w:r w:rsidRPr="00D63771">
        <w:rPr>
          <w:lang w:val="en-US"/>
          <w:rPrChange w:id="930" w:author="Carlos Campos" w:date="2020-07-08T09:35:00Z">
            <w:rPr/>
          </w:rPrChange>
        </w:rPr>
        <w:t>bigchartinfo</w:t>
      </w:r>
      <w:proofErr w:type="spellEnd"/>
      <w:r w:rsidRPr="00D63771">
        <w:rPr>
          <w:lang w:val="en-US"/>
          <w:rPrChange w:id="931" w:author="Carlos Campos" w:date="2020-07-08T09:35:00Z">
            <w:rPr/>
          </w:rPrChange>
        </w:rPr>
        <w:t xml:space="preserve"> = {</w:t>
      </w:r>
    </w:p>
    <w:p w14:paraId="723B9FB7" w14:textId="77777777" w:rsidR="009069F6" w:rsidRPr="00D63771" w:rsidRDefault="009069F6" w:rsidP="009069F6">
      <w:pPr>
        <w:pStyle w:val="Cdigo"/>
        <w:rPr>
          <w:lang w:val="en-US"/>
          <w:rPrChange w:id="932" w:author="Carlos Campos" w:date="2020-07-08T09:35:00Z">
            <w:rPr/>
          </w:rPrChange>
        </w:rPr>
      </w:pPr>
      <w:r w:rsidRPr="00D63771">
        <w:rPr>
          <w:lang w:val="en-US"/>
          <w:rPrChange w:id="933" w:author="Carlos Campos" w:date="2020-07-08T09:35:00Z">
            <w:rPr/>
          </w:rPrChange>
        </w:rPr>
        <w:t xml:space="preserve">            type: 'bar',</w:t>
      </w:r>
    </w:p>
    <w:p w14:paraId="746B224E" w14:textId="77777777" w:rsidR="009069F6" w:rsidRPr="00D63771" w:rsidRDefault="009069F6" w:rsidP="009069F6">
      <w:pPr>
        <w:pStyle w:val="Cdigo"/>
        <w:rPr>
          <w:lang w:val="en-US"/>
          <w:rPrChange w:id="934" w:author="Carlos Campos" w:date="2020-07-08T09:35:00Z">
            <w:rPr/>
          </w:rPrChange>
        </w:rPr>
      </w:pPr>
      <w:r w:rsidRPr="00D63771">
        <w:rPr>
          <w:lang w:val="en-US"/>
          <w:rPrChange w:id="935" w:author="Carlos Campos" w:date="2020-07-08T09:35:00Z">
            <w:rPr/>
          </w:rPrChange>
        </w:rPr>
        <w:t xml:space="preserve">            data: {</w:t>
      </w:r>
    </w:p>
    <w:p w14:paraId="4D100571" w14:textId="77777777" w:rsidR="009069F6" w:rsidRPr="009069F6" w:rsidRDefault="009069F6" w:rsidP="009069F6">
      <w:pPr>
        <w:pStyle w:val="Cdigo"/>
      </w:pPr>
      <w:r w:rsidRPr="00D63771">
        <w:rPr>
          <w:lang w:val="en-US"/>
          <w:rPrChange w:id="936" w:author="Carlos Campos" w:date="2020-07-08T09:35:00Z">
            <w:rPr/>
          </w:rPrChange>
        </w:rPr>
        <w:t xml:space="preserve">                </w:t>
      </w:r>
      <w:proofErr w:type="spellStart"/>
      <w:r w:rsidRPr="009069F6">
        <w:t>labels</w:t>
      </w:r>
      <w:proofErr w:type="spellEnd"/>
      <w:r w:rsidRPr="009069F6">
        <w:t>: ['semana 1','semana 2'],</w:t>
      </w:r>
    </w:p>
    <w:p w14:paraId="7AADAAAC" w14:textId="77777777" w:rsidR="009069F6" w:rsidRPr="009069F6" w:rsidRDefault="009069F6" w:rsidP="009069F6">
      <w:pPr>
        <w:pStyle w:val="Cdigo"/>
      </w:pPr>
      <w:r w:rsidRPr="009069F6">
        <w:t xml:space="preserve">                </w:t>
      </w:r>
      <w:proofErr w:type="spellStart"/>
      <w:r w:rsidRPr="009069F6">
        <w:t>datasets</w:t>
      </w:r>
      <w:proofErr w:type="spellEnd"/>
      <w:r w:rsidRPr="009069F6">
        <w:t>: [{</w:t>
      </w:r>
    </w:p>
    <w:p w14:paraId="73797487" w14:textId="395BD657"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250,300</w:t>
      </w:r>
      <w:r w:rsidRPr="009069F6">
        <w:t>],</w:t>
      </w:r>
    </w:p>
    <w:p w14:paraId="133A905D" w14:textId="19DB2DA6" w:rsidR="009069F6" w:rsidRPr="009069F6" w:rsidRDefault="009069F6" w:rsidP="009069F6">
      <w:pPr>
        <w:pStyle w:val="Cdigo"/>
      </w:pPr>
      <w:r>
        <w:tab/>
      </w:r>
      <w:r>
        <w:tab/>
      </w:r>
      <w:r>
        <w:tab/>
      </w:r>
      <w:r>
        <w:tab/>
      </w:r>
      <w:r>
        <w:tab/>
        <w:t xml:space="preserve">    </w:t>
      </w:r>
      <w:proofErr w:type="spellStart"/>
      <w:r>
        <w:t>label</w:t>
      </w:r>
      <w:proofErr w:type="spellEnd"/>
      <w:r>
        <w:t>: “Posto 1”</w:t>
      </w:r>
    </w:p>
    <w:p w14:paraId="15785C8D" w14:textId="44F03462"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45834A4A" w14:textId="4E1666FF" w:rsidR="009069F6" w:rsidRPr="009069F6" w:rsidRDefault="009069F6" w:rsidP="009069F6">
      <w:pPr>
        <w:pStyle w:val="Cdigo"/>
      </w:pPr>
      <w:r w:rsidRPr="009069F6">
        <w:tab/>
      </w:r>
      <w:r w:rsidRPr="009069F6">
        <w:tab/>
      </w:r>
      <w:r w:rsidRPr="009069F6">
        <w:tab/>
      </w:r>
      <w:r w:rsidRPr="009069F6">
        <w:tab/>
      </w:r>
      <w:r w:rsidRPr="009069F6">
        <w:tab/>
        <w:t xml:space="preserve">   {</w:t>
      </w:r>
    </w:p>
    <w:p w14:paraId="58C5D425" w14:textId="0872E85D" w:rsidR="009069F6" w:rsidRDefault="009069F6" w:rsidP="009069F6">
      <w:pPr>
        <w:pStyle w:val="Cdigo"/>
      </w:pPr>
      <w:r w:rsidRPr="009069F6">
        <w:tab/>
      </w:r>
      <w:r w:rsidRPr="009069F6">
        <w:tab/>
      </w:r>
      <w:r w:rsidRPr="009069F6">
        <w:tab/>
      </w:r>
      <w:r w:rsidRPr="009069F6">
        <w:tab/>
      </w:r>
      <w:r w:rsidRPr="009069F6">
        <w:tab/>
      </w:r>
      <w:r>
        <w:t xml:space="preserve">   </w:t>
      </w:r>
      <w:r w:rsidRPr="009069F6">
        <w:t>data: [</w:t>
      </w:r>
      <w:r>
        <w:t>300,260</w:t>
      </w:r>
      <w:r w:rsidRPr="009069F6">
        <w:t>],</w:t>
      </w:r>
    </w:p>
    <w:p w14:paraId="3B48EDF5" w14:textId="7E86F105" w:rsidR="009069F6" w:rsidRPr="009069F6" w:rsidRDefault="009069F6" w:rsidP="009069F6">
      <w:pPr>
        <w:pStyle w:val="Cdigo"/>
      </w:pPr>
      <w:r>
        <w:tab/>
      </w:r>
      <w:r>
        <w:tab/>
      </w:r>
      <w:r>
        <w:tab/>
      </w:r>
      <w:r>
        <w:tab/>
      </w:r>
      <w:r>
        <w:tab/>
        <w:t xml:space="preserve">   </w:t>
      </w:r>
      <w:proofErr w:type="spellStart"/>
      <w:r>
        <w:t>label</w:t>
      </w:r>
      <w:proofErr w:type="spellEnd"/>
      <w:r>
        <w:t>: “Posto 2”</w:t>
      </w:r>
    </w:p>
    <w:p w14:paraId="79DE5A87" w14:textId="72C7424D" w:rsidR="009069F6" w:rsidRPr="009069F6" w:rsidRDefault="009069F6" w:rsidP="009069F6">
      <w:pPr>
        <w:pStyle w:val="Cdigo"/>
      </w:pPr>
      <w:r w:rsidRPr="009069F6">
        <w:tab/>
      </w:r>
      <w:r w:rsidRPr="009069F6">
        <w:tab/>
      </w:r>
      <w:r w:rsidRPr="009069F6">
        <w:tab/>
      </w:r>
      <w:r w:rsidRPr="009069F6">
        <w:tab/>
      </w:r>
      <w:r w:rsidRPr="009069F6">
        <w:tab/>
      </w:r>
      <w:r>
        <w:t xml:space="preserve">   </w:t>
      </w:r>
      <w:r w:rsidRPr="009069F6">
        <w:t>}]</w:t>
      </w:r>
    </w:p>
    <w:p w14:paraId="595CD2A5" w14:textId="04CB619F" w:rsidR="009069F6" w:rsidRPr="009069F6" w:rsidRDefault="009069F6" w:rsidP="009069F6">
      <w:pPr>
        <w:pStyle w:val="Cdigo"/>
      </w:pPr>
      <w:r w:rsidRPr="009069F6">
        <w:t xml:space="preserve">                }</w:t>
      </w:r>
      <w:r>
        <w:t xml:space="preserve"> </w:t>
      </w:r>
    </w:p>
    <w:p w14:paraId="59BB62D5" w14:textId="7794215A" w:rsidR="009069F6" w:rsidRDefault="009069F6" w:rsidP="00DB7133">
      <w:pPr>
        <w:pStyle w:val="Seconumerada"/>
        <w:tabs>
          <w:tab w:val="clear" w:pos="1134"/>
          <w:tab w:val="num" w:pos="1276"/>
        </w:tabs>
        <w:ind w:left="426" w:hanging="710"/>
        <w:rPr>
          <w:ins w:id="937" w:author="Andre Marques" w:date="2020-07-12T16:11:00Z"/>
        </w:rPr>
      </w:pPr>
      <w:bookmarkStart w:id="938" w:name="_Hlk45032339"/>
      <w:bookmarkEnd w:id="905"/>
      <w:r>
        <w:lastRenderedPageBreak/>
        <w:t>Análise dos resultados</w:t>
      </w:r>
    </w:p>
    <w:p w14:paraId="5B48BB89" w14:textId="77777777" w:rsidR="00DF1C51" w:rsidRPr="005521AD" w:rsidRDefault="00DF1C51">
      <w:pPr>
        <w:pStyle w:val="Texto"/>
        <w:pPrChange w:id="939" w:author="Andre Marques" w:date="2020-07-12T16:11:00Z">
          <w:pPr>
            <w:pStyle w:val="Seconumerada"/>
            <w:tabs>
              <w:tab w:val="clear" w:pos="1134"/>
              <w:tab w:val="num" w:pos="1276"/>
            </w:tabs>
            <w:ind w:left="426" w:hanging="710"/>
          </w:pPr>
        </w:pPrChange>
      </w:pPr>
    </w:p>
    <w:p w14:paraId="29A05C5E" w14:textId="425C9886" w:rsidR="00CC5289" w:rsidRPr="00CC5289" w:rsidDel="00DF1C51" w:rsidRDefault="00DB7133" w:rsidP="00CC5289">
      <w:pPr>
        <w:pStyle w:val="Texto"/>
        <w:numPr>
          <w:ilvl w:val="0"/>
          <w:numId w:val="40"/>
        </w:numPr>
        <w:tabs>
          <w:tab w:val="left" w:pos="567"/>
          <w:tab w:val="center" w:pos="993"/>
        </w:tabs>
        <w:ind w:left="0"/>
        <w:jc w:val="left"/>
        <w:rPr>
          <w:del w:id="940" w:author="Andre Marques" w:date="2020-07-12T16:11:00Z"/>
          <w:szCs w:val="24"/>
        </w:rPr>
      </w:pPr>
      <w:bookmarkStart w:id="941" w:name="_Hlk45037778"/>
      <w:bookmarkEnd w:id="938"/>
      <w:r>
        <w:rPr>
          <w:b/>
          <w:bCs/>
          <w:sz w:val="32"/>
          <w:szCs w:val="32"/>
        </w:rPr>
        <w:t xml:space="preserve"> </w:t>
      </w:r>
      <w:bookmarkStart w:id="942" w:name="_Hlk45037801"/>
      <w:r w:rsidRPr="00DB7133">
        <w:rPr>
          <w:b/>
          <w:bCs/>
          <w:sz w:val="28"/>
          <w:szCs w:val="28"/>
        </w:rPr>
        <w:t>Interface de supervisionamento de linha</w:t>
      </w:r>
      <w:bookmarkEnd w:id="942"/>
    </w:p>
    <w:bookmarkEnd w:id="941"/>
    <w:p w14:paraId="77255EBD" w14:textId="7052E5D8" w:rsidR="00CC5289" w:rsidDel="00DF1C51" w:rsidRDefault="00CC5289">
      <w:pPr>
        <w:pStyle w:val="Texto"/>
        <w:numPr>
          <w:ilvl w:val="0"/>
          <w:numId w:val="40"/>
        </w:numPr>
        <w:tabs>
          <w:tab w:val="left" w:pos="567"/>
          <w:tab w:val="center" w:pos="993"/>
        </w:tabs>
        <w:ind w:left="0"/>
        <w:jc w:val="left"/>
        <w:rPr>
          <w:ins w:id="943" w:author="Carlos Campos" w:date="2020-07-10T12:04:00Z"/>
          <w:del w:id="944" w:author="Andre Marques" w:date="2020-07-12T16:11:00Z"/>
          <w:noProof/>
          <w:lang w:eastAsia="pt-PT"/>
        </w:rPr>
        <w:pPrChange w:id="945" w:author="Andre Marques" w:date="2020-07-12T16:11:00Z">
          <w:pPr>
            <w:pStyle w:val="Figura"/>
          </w:pPr>
        </w:pPrChange>
      </w:pPr>
      <w:ins w:id="946" w:author="Carlos Campos" w:date="2020-07-10T12:04:00Z">
        <w:del w:id="947" w:author="Andre Marques" w:date="2020-07-12T16:11:00Z">
          <w:r w:rsidRPr="00DF1C51" w:rsidDel="00DF1C51">
            <w:rPr>
              <w:noProof/>
              <w:highlight w:val="yellow"/>
              <w:lang w:eastAsia="pt-PT"/>
              <w:rPrChange w:id="948" w:author="Andre Marques" w:date="2020-07-12T16:11:00Z">
                <w:rPr>
                  <w:noProof/>
                  <w:lang w:eastAsia="pt-PT"/>
                </w:rPr>
              </w:rPrChange>
            </w:rPr>
            <w:delText>Texto antes das imagens</w:delText>
          </w:r>
        </w:del>
      </w:ins>
    </w:p>
    <w:p w14:paraId="27832934" w14:textId="5807252E" w:rsidR="00DB7133" w:rsidRPr="00DB7133" w:rsidRDefault="00DB7133">
      <w:pPr>
        <w:pStyle w:val="Texto"/>
        <w:numPr>
          <w:ilvl w:val="0"/>
          <w:numId w:val="40"/>
        </w:numPr>
        <w:tabs>
          <w:tab w:val="left" w:pos="567"/>
          <w:tab w:val="center" w:pos="993"/>
        </w:tabs>
        <w:ind w:left="0"/>
        <w:jc w:val="left"/>
        <w:pPrChange w:id="949" w:author="Andre Marques" w:date="2020-07-12T16:11:00Z">
          <w:pPr>
            <w:pStyle w:val="Figura"/>
          </w:pPr>
        </w:pPrChange>
      </w:pPr>
      <w:del w:id="950" w:author="Andre Marques" w:date="2020-07-12T16:10:00Z">
        <w:r w:rsidDel="00DF1C51">
          <w:rPr>
            <w:noProof/>
            <w:lang w:eastAsia="pt-PT"/>
          </w:rPr>
          <w:drawing>
            <wp:inline distT="0" distB="0" distL="0" distR="0" wp14:anchorId="7974E0BB" wp14:editId="252A39D1">
              <wp:extent cx="5448300" cy="2659644"/>
              <wp:effectExtent l="0" t="0" r="0" b="0"/>
              <wp:docPr id="8" name="Imagem 8" descr="Uma imagem com captura de ecrã, computador, relva,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png"/>
                      <pic:cNvPicPr/>
                    </pic:nvPicPr>
                    <pic:blipFill rotWithShape="1">
                      <a:blip r:embed="rId34" cstate="print">
                        <a:extLst>
                          <a:ext uri="{28A0092B-C50C-407E-A947-70E740481C1C}">
                            <a14:useLocalDpi xmlns:a14="http://schemas.microsoft.com/office/drawing/2010/main" val="0"/>
                          </a:ext>
                        </a:extLst>
                      </a:blip>
                      <a:srcRect l="4609" t="12138" r="1673" b="6534"/>
                      <a:stretch/>
                    </pic:blipFill>
                    <pic:spPr bwMode="auto">
                      <a:xfrm>
                        <a:off x="0" y="0"/>
                        <a:ext cx="5448300" cy="2659644"/>
                      </a:xfrm>
                      <a:prstGeom prst="rect">
                        <a:avLst/>
                      </a:prstGeom>
                      <a:ln>
                        <a:noFill/>
                      </a:ln>
                      <a:extLst>
                        <a:ext uri="{53640926-AAD7-44D8-BBD7-CCE9431645EC}">
                          <a14:shadowObscured xmlns:a14="http://schemas.microsoft.com/office/drawing/2010/main"/>
                        </a:ext>
                      </a:extLst>
                    </pic:spPr>
                  </pic:pic>
                </a:graphicData>
              </a:graphic>
            </wp:inline>
          </w:drawing>
        </w:r>
      </w:del>
    </w:p>
    <w:p w14:paraId="5B096CF9" w14:textId="670E05B3" w:rsidR="00815FE2" w:rsidDel="00DF1C51" w:rsidRDefault="00815FE2" w:rsidP="00AE2757">
      <w:pPr>
        <w:pStyle w:val="Texto"/>
        <w:tabs>
          <w:tab w:val="center" w:pos="4393"/>
          <w:tab w:val="left" w:pos="6045"/>
        </w:tabs>
        <w:rPr>
          <w:del w:id="951" w:author="Andre Marques" w:date="2020-07-12T16:11:00Z"/>
          <w:b/>
          <w:bCs/>
          <w:sz w:val="20"/>
        </w:rPr>
      </w:pPr>
      <w:del w:id="952" w:author="Andre Marques" w:date="2020-07-12T16:11:00Z">
        <w:r w:rsidRPr="00815FE2" w:rsidDel="00DF1C51">
          <w:rPr>
            <w:b/>
            <w:bCs/>
            <w:sz w:val="20"/>
          </w:rPr>
          <w:delText xml:space="preserve">Figura </w:delText>
        </w:r>
        <w:r w:rsidDel="00DF1C51">
          <w:rPr>
            <w:b/>
            <w:bCs/>
            <w:sz w:val="20"/>
          </w:rPr>
          <w:delText>14</w:delText>
        </w:r>
        <w:r w:rsidRPr="00815FE2" w:rsidDel="00DF1C51">
          <w:rPr>
            <w:b/>
            <w:bCs/>
            <w:sz w:val="20"/>
          </w:rPr>
          <w:delText xml:space="preserve">  </w:delText>
        </w:r>
        <w:r w:rsidDel="00DF1C51">
          <w:rPr>
            <w:b/>
            <w:bCs/>
            <w:sz w:val="20"/>
          </w:rPr>
          <w:delText xml:space="preserve">Interface gráfica de supervisionamento </w:delText>
        </w:r>
      </w:del>
    </w:p>
    <w:p w14:paraId="1FFD82E4" w14:textId="77777777" w:rsidR="00DF1C51" w:rsidRPr="00815FE2" w:rsidRDefault="00DF1C51" w:rsidP="00815FE2">
      <w:pPr>
        <w:tabs>
          <w:tab w:val="center" w:pos="4393"/>
          <w:tab w:val="left" w:pos="6045"/>
        </w:tabs>
        <w:spacing w:before="240" w:after="0" w:line="360" w:lineRule="auto"/>
        <w:jc w:val="center"/>
        <w:rPr>
          <w:ins w:id="953" w:author="Andre Marques" w:date="2020-07-12T16:11:00Z"/>
          <w:b/>
          <w:bCs/>
          <w:sz w:val="20"/>
        </w:rPr>
      </w:pPr>
    </w:p>
    <w:p w14:paraId="48A414B6" w14:textId="5F7F6017" w:rsidR="009069F6" w:rsidRDefault="00815FE2" w:rsidP="00AE2757">
      <w:pPr>
        <w:pStyle w:val="Texto"/>
        <w:tabs>
          <w:tab w:val="center" w:pos="4393"/>
          <w:tab w:val="left" w:pos="6045"/>
        </w:tabs>
        <w:rPr>
          <w:szCs w:val="24"/>
        </w:rPr>
      </w:pPr>
      <w:bookmarkStart w:id="954" w:name="_Hlk45474897"/>
      <w:r w:rsidRPr="00815FE2">
        <w:rPr>
          <w:szCs w:val="24"/>
        </w:rPr>
        <w:t xml:space="preserve">Na figura 14, está apresentado o resultado da interface gráfica com destino a controlo e supervisionamento das seis linhas de produção. Nesta interface é possível observar os dados de produção em tempo real. O turno é detetado automaticamente, de acordo com a hora do sistema, e os dados são atualizados de três em três segundos, por meio de um pedido AJAX. Todas as colunas apresentam uma linha verde que indica o período do momento. Nesta fase foram cumpridos todos os objetivos e </w:t>
      </w:r>
      <w:r w:rsidR="000C7A94" w:rsidRPr="00815FE2">
        <w:rPr>
          <w:szCs w:val="24"/>
        </w:rPr>
        <w:t>requisitos</w:t>
      </w:r>
      <w:r w:rsidRPr="00815FE2">
        <w:rPr>
          <w:szCs w:val="24"/>
        </w:rPr>
        <w:t xml:space="preserve"> que foram propostos pela empresa.</w:t>
      </w:r>
      <w:r w:rsidR="000C7A94">
        <w:rPr>
          <w:szCs w:val="24"/>
        </w:rPr>
        <w:t xml:space="preserve"> Para implementar o estilo da página html foi usado um ficheiro de código CSS escrito manualmente e sem recurso a nenhuma biblioteca ou API.</w:t>
      </w:r>
    </w:p>
    <w:bookmarkEnd w:id="954"/>
    <w:p w14:paraId="34963064" w14:textId="5FF8D42D" w:rsidR="000C7A94" w:rsidRDefault="000C7A94" w:rsidP="00A33E17">
      <w:pPr>
        <w:pStyle w:val="Texto"/>
        <w:tabs>
          <w:tab w:val="center" w:pos="4393"/>
          <w:tab w:val="left" w:pos="6045"/>
        </w:tabs>
        <w:jc w:val="left"/>
        <w:rPr>
          <w:ins w:id="955" w:author="Andre Marques" w:date="2020-07-12T16:10:00Z"/>
          <w:szCs w:val="24"/>
        </w:rPr>
      </w:pPr>
    </w:p>
    <w:p w14:paraId="67F0A699" w14:textId="1DE554B9" w:rsidR="00DF1C51" w:rsidRDefault="00DF1C51" w:rsidP="00A33E17">
      <w:pPr>
        <w:pStyle w:val="Texto"/>
        <w:tabs>
          <w:tab w:val="center" w:pos="4393"/>
          <w:tab w:val="left" w:pos="6045"/>
        </w:tabs>
        <w:jc w:val="left"/>
        <w:rPr>
          <w:ins w:id="956" w:author="Andre Marques" w:date="2020-07-12T16:10:00Z"/>
          <w:szCs w:val="24"/>
        </w:rPr>
      </w:pPr>
    </w:p>
    <w:p w14:paraId="01F01241" w14:textId="2DAF18DD" w:rsidR="00DF1C51" w:rsidRDefault="00DF1C51" w:rsidP="00A33E17">
      <w:pPr>
        <w:pStyle w:val="Texto"/>
        <w:tabs>
          <w:tab w:val="center" w:pos="4393"/>
          <w:tab w:val="left" w:pos="6045"/>
        </w:tabs>
        <w:jc w:val="left"/>
        <w:rPr>
          <w:ins w:id="957" w:author="Andre Marques" w:date="2020-07-12T16:10:00Z"/>
          <w:szCs w:val="24"/>
        </w:rPr>
      </w:pPr>
    </w:p>
    <w:p w14:paraId="31599441" w14:textId="0534100A" w:rsidR="00DF1C51" w:rsidRDefault="00DF1C51" w:rsidP="00A33E17">
      <w:pPr>
        <w:pStyle w:val="Texto"/>
        <w:tabs>
          <w:tab w:val="center" w:pos="4393"/>
          <w:tab w:val="left" w:pos="6045"/>
        </w:tabs>
        <w:jc w:val="left"/>
        <w:rPr>
          <w:ins w:id="958" w:author="Andre Marques" w:date="2020-07-12T16:11:00Z"/>
          <w:szCs w:val="24"/>
        </w:rPr>
      </w:pPr>
      <w:ins w:id="959" w:author="Andre Marques" w:date="2020-07-12T16:11:00Z">
        <w:r>
          <w:rPr>
            <w:noProof/>
            <w:szCs w:val="24"/>
          </w:rPr>
          <w:lastRenderedPageBreak/>
          <w:drawing>
            <wp:inline distT="0" distB="0" distL="0" distR="0" wp14:anchorId="58FBC375" wp14:editId="55E9CB96">
              <wp:extent cx="5450205" cy="265811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0205" cy="2658110"/>
                      </a:xfrm>
                      <a:prstGeom prst="rect">
                        <a:avLst/>
                      </a:prstGeom>
                      <a:noFill/>
                    </pic:spPr>
                  </pic:pic>
                </a:graphicData>
              </a:graphic>
            </wp:inline>
          </w:drawing>
        </w:r>
      </w:ins>
    </w:p>
    <w:p w14:paraId="12AFB67C" w14:textId="72C4C0A9" w:rsidR="00DF1C51" w:rsidRDefault="00DF1C51">
      <w:pPr>
        <w:pStyle w:val="Texto"/>
        <w:tabs>
          <w:tab w:val="center" w:pos="4393"/>
          <w:tab w:val="left" w:pos="6045"/>
        </w:tabs>
        <w:jc w:val="center"/>
        <w:rPr>
          <w:ins w:id="960" w:author="Andre Marques" w:date="2020-07-12T16:11:00Z"/>
          <w:szCs w:val="24"/>
        </w:rPr>
        <w:pPrChange w:id="961" w:author="Andre Marques" w:date="2020-07-12T16:12:00Z">
          <w:pPr>
            <w:pStyle w:val="Texto"/>
            <w:tabs>
              <w:tab w:val="center" w:pos="4393"/>
              <w:tab w:val="left" w:pos="6045"/>
            </w:tabs>
            <w:jc w:val="left"/>
          </w:pPr>
        </w:pPrChange>
      </w:pPr>
      <w:ins w:id="962" w:author="Andre Marques" w:date="2020-07-12T16:11:00Z">
        <w:r w:rsidRPr="00815FE2">
          <w:rPr>
            <w:b/>
            <w:bCs/>
            <w:sz w:val="20"/>
          </w:rPr>
          <w:t xml:space="preserve">Figura </w:t>
        </w:r>
        <w:proofErr w:type="gramStart"/>
        <w:r>
          <w:rPr>
            <w:b/>
            <w:bCs/>
            <w:sz w:val="20"/>
          </w:rPr>
          <w:t>14</w:t>
        </w:r>
        <w:r w:rsidRPr="00815FE2">
          <w:rPr>
            <w:b/>
            <w:bCs/>
            <w:sz w:val="20"/>
          </w:rPr>
          <w:t xml:space="preserve">  </w:t>
        </w:r>
        <w:r>
          <w:rPr>
            <w:b/>
            <w:bCs/>
            <w:sz w:val="20"/>
          </w:rPr>
          <w:t>Interface</w:t>
        </w:r>
        <w:proofErr w:type="gramEnd"/>
        <w:r>
          <w:rPr>
            <w:b/>
            <w:bCs/>
            <w:sz w:val="20"/>
          </w:rPr>
          <w:t xml:space="preserve"> gráfica de supervisionamento</w:t>
        </w:r>
      </w:ins>
    </w:p>
    <w:p w14:paraId="47FC7573" w14:textId="77777777" w:rsidR="00DF1C51" w:rsidRDefault="00DF1C51" w:rsidP="00A33E17">
      <w:pPr>
        <w:pStyle w:val="Texto"/>
        <w:tabs>
          <w:tab w:val="center" w:pos="4393"/>
          <w:tab w:val="left" w:pos="6045"/>
        </w:tabs>
        <w:jc w:val="left"/>
        <w:rPr>
          <w:szCs w:val="24"/>
        </w:rPr>
      </w:pPr>
    </w:p>
    <w:p w14:paraId="11135403" w14:textId="71990FA4" w:rsidR="000C7A94" w:rsidRPr="000C7A94" w:rsidRDefault="000C7A94" w:rsidP="000C7A94">
      <w:pPr>
        <w:pStyle w:val="Texto"/>
        <w:numPr>
          <w:ilvl w:val="0"/>
          <w:numId w:val="40"/>
        </w:numPr>
        <w:tabs>
          <w:tab w:val="center" w:pos="567"/>
          <w:tab w:val="left" w:pos="6045"/>
        </w:tabs>
        <w:ind w:left="0" w:firstLine="0"/>
        <w:jc w:val="left"/>
        <w:rPr>
          <w:b/>
          <w:bCs/>
          <w:sz w:val="28"/>
          <w:szCs w:val="28"/>
        </w:rPr>
      </w:pPr>
      <w:bookmarkStart w:id="963" w:name="_Hlk45037847"/>
      <w:r w:rsidRPr="000C7A94">
        <w:rPr>
          <w:b/>
          <w:bCs/>
          <w:sz w:val="28"/>
          <w:szCs w:val="28"/>
        </w:rPr>
        <w:t xml:space="preserve">Aplicação Web para analise estatística  </w:t>
      </w:r>
    </w:p>
    <w:p w14:paraId="0EEBB380" w14:textId="2A5B031F" w:rsidR="000C7A94" w:rsidRDefault="000C7A94" w:rsidP="00AE2757">
      <w:pPr>
        <w:pStyle w:val="Texto"/>
        <w:tabs>
          <w:tab w:val="center" w:pos="4393"/>
          <w:tab w:val="left" w:pos="6045"/>
        </w:tabs>
        <w:rPr>
          <w:szCs w:val="24"/>
        </w:rPr>
      </w:pPr>
      <w:bookmarkStart w:id="964" w:name="_Hlk45475062"/>
      <w:bookmarkEnd w:id="963"/>
      <w:r>
        <w:rPr>
          <w:szCs w:val="24"/>
        </w:rPr>
        <w:t>Nesta fase do projeto foi implementada uma aplicação Web com várias páginas html que apresentam diferentes tipos de informação. Quando a aplicação é iniciada é necessário efetuar o login, figura 15.</w:t>
      </w:r>
      <w:r w:rsidR="008F0CE2">
        <w:rPr>
          <w:szCs w:val="24"/>
        </w:rPr>
        <w:t xml:space="preserve"> Como foi referido no capítulo anterior o sistema de autenticação e autorização é baseado em JWT </w:t>
      </w:r>
      <w:del w:id="965" w:author="Andre Marques" w:date="2020-07-12T16:13:00Z">
        <w:r w:rsidR="008F0CE2" w:rsidDel="00C37200">
          <w:rPr>
            <w:szCs w:val="24"/>
          </w:rPr>
          <w:delText xml:space="preserve">que </w:delText>
        </w:r>
      </w:del>
      <w:ins w:id="966" w:author="Andre Marques" w:date="2020-07-12T16:13:00Z">
        <w:r w:rsidR="00C37200">
          <w:rPr>
            <w:szCs w:val="24"/>
          </w:rPr>
          <w:t xml:space="preserve">e </w:t>
        </w:r>
      </w:ins>
      <w:r w:rsidR="008F0CE2">
        <w:rPr>
          <w:szCs w:val="24"/>
        </w:rPr>
        <w:t>expira a cada 30 minutos</w:t>
      </w:r>
      <w:ins w:id="967" w:author="Carlos Campos" w:date="2020-07-10T12:05:00Z">
        <w:r w:rsidR="00CC5289">
          <w:rPr>
            <w:szCs w:val="24"/>
          </w:rPr>
          <w:t>.</w:t>
        </w:r>
      </w:ins>
    </w:p>
    <w:bookmarkEnd w:id="964"/>
    <w:p w14:paraId="795225C1" w14:textId="77777777" w:rsidR="000C7A94" w:rsidRDefault="000C7A94" w:rsidP="008F0CE2">
      <w:pPr>
        <w:pStyle w:val="Figura"/>
      </w:pPr>
      <w:r>
        <w:rPr>
          <w:noProof/>
          <w:lang w:eastAsia="pt-PT"/>
        </w:rPr>
        <w:drawing>
          <wp:inline distT="0" distB="0" distL="0" distR="0" wp14:anchorId="29467C54" wp14:editId="6341B0F0">
            <wp:extent cx="5398770" cy="3138805"/>
            <wp:effectExtent l="0" t="0" r="0" b="0"/>
            <wp:docPr id="17" name="Imagem 17" descr="Uma imagem com interior, computador, monitor,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rotWithShape="1">
                    <a:blip r:embed="rId36" cstate="print">
                      <a:extLst>
                        <a:ext uri="{28A0092B-C50C-407E-A947-70E740481C1C}">
                          <a14:useLocalDpi xmlns:a14="http://schemas.microsoft.com/office/drawing/2010/main" val="0"/>
                        </a:ext>
                      </a:extLst>
                    </a:blip>
                    <a:srcRect l="3243"/>
                    <a:stretch/>
                  </pic:blipFill>
                  <pic:spPr bwMode="auto">
                    <a:xfrm>
                      <a:off x="0" y="0"/>
                      <a:ext cx="5398770" cy="3138805"/>
                    </a:xfrm>
                    <a:prstGeom prst="rect">
                      <a:avLst/>
                    </a:prstGeom>
                    <a:ln>
                      <a:noFill/>
                    </a:ln>
                    <a:extLst>
                      <a:ext uri="{53640926-AAD7-44D8-BBD7-CCE9431645EC}">
                        <a14:shadowObscured xmlns:a14="http://schemas.microsoft.com/office/drawing/2010/main"/>
                      </a:ext>
                    </a:extLst>
                  </pic:spPr>
                </pic:pic>
              </a:graphicData>
            </a:graphic>
          </wp:inline>
        </w:drawing>
      </w:r>
    </w:p>
    <w:p w14:paraId="4E4B30BA" w14:textId="595B94AA" w:rsidR="008F0CE2" w:rsidRPr="00815FE2" w:rsidRDefault="008F0CE2" w:rsidP="008F0CE2">
      <w:pPr>
        <w:tabs>
          <w:tab w:val="center" w:pos="4393"/>
          <w:tab w:val="left" w:pos="6045"/>
        </w:tabs>
        <w:spacing w:before="240" w:after="0" w:line="360" w:lineRule="auto"/>
        <w:jc w:val="center"/>
        <w:rPr>
          <w:b/>
          <w:bCs/>
          <w:sz w:val="20"/>
        </w:rPr>
      </w:pPr>
      <w:bookmarkStart w:id="968" w:name="_Hlk45029137"/>
      <w:r w:rsidRPr="00815FE2">
        <w:rPr>
          <w:b/>
          <w:bCs/>
          <w:sz w:val="20"/>
        </w:rPr>
        <w:t xml:space="preserve">Figura </w:t>
      </w:r>
      <w:proofErr w:type="gramStart"/>
      <w:r>
        <w:rPr>
          <w:b/>
          <w:bCs/>
          <w:sz w:val="20"/>
        </w:rPr>
        <w:t>15</w:t>
      </w:r>
      <w:r w:rsidRPr="00815FE2">
        <w:rPr>
          <w:b/>
          <w:bCs/>
          <w:sz w:val="20"/>
        </w:rPr>
        <w:t xml:space="preserve">  </w:t>
      </w:r>
      <w:bookmarkStart w:id="969" w:name="_Hlk45038624"/>
      <w:r>
        <w:rPr>
          <w:b/>
          <w:bCs/>
          <w:sz w:val="20"/>
        </w:rPr>
        <w:t>Página</w:t>
      </w:r>
      <w:proofErr w:type="gramEnd"/>
      <w:r>
        <w:rPr>
          <w:b/>
          <w:bCs/>
          <w:sz w:val="20"/>
        </w:rPr>
        <w:t xml:space="preserve"> de Login </w:t>
      </w:r>
      <w:bookmarkEnd w:id="969"/>
    </w:p>
    <w:p w14:paraId="6B8AB29F" w14:textId="12C0F810" w:rsidR="000C7A94" w:rsidRDefault="008F0CE2" w:rsidP="00AE2757">
      <w:pPr>
        <w:pStyle w:val="Texto"/>
        <w:tabs>
          <w:tab w:val="center" w:pos="4393"/>
          <w:tab w:val="left" w:pos="6045"/>
        </w:tabs>
        <w:rPr>
          <w:szCs w:val="24"/>
        </w:rPr>
      </w:pPr>
      <w:bookmarkStart w:id="970" w:name="_Hlk45475116"/>
      <w:bookmarkEnd w:id="968"/>
      <w:r>
        <w:rPr>
          <w:szCs w:val="24"/>
        </w:rPr>
        <w:lastRenderedPageBreak/>
        <w:t>O utilizador após efetuar o login é redirecionado para a página principal, designada por “</w:t>
      </w:r>
      <w:proofErr w:type="spellStart"/>
      <w:r>
        <w:rPr>
          <w:szCs w:val="24"/>
        </w:rPr>
        <w:t>home</w:t>
      </w:r>
      <w:proofErr w:type="spellEnd"/>
      <w:r>
        <w:rPr>
          <w:szCs w:val="24"/>
        </w:rPr>
        <w:t xml:space="preserve">”, apresentada na figura 16. </w:t>
      </w:r>
      <w:r w:rsidR="00E86473">
        <w:rPr>
          <w:szCs w:val="24"/>
        </w:rPr>
        <w:t>Todas as páginas da aplicação têm um menu fixo na parte superior que facilita a navegação pelas diferentes funcionalidades do sistema.</w:t>
      </w:r>
      <w:bookmarkEnd w:id="970"/>
    </w:p>
    <w:p w14:paraId="17B048A6" w14:textId="017321FF" w:rsidR="008F0CE2" w:rsidRDefault="008F0CE2" w:rsidP="00A33E17">
      <w:pPr>
        <w:pStyle w:val="Texto"/>
        <w:tabs>
          <w:tab w:val="center" w:pos="4393"/>
          <w:tab w:val="left" w:pos="6045"/>
        </w:tabs>
        <w:jc w:val="left"/>
        <w:rPr>
          <w:szCs w:val="24"/>
        </w:rPr>
      </w:pPr>
      <w:r>
        <w:rPr>
          <w:noProof/>
          <w:szCs w:val="24"/>
          <w:lang w:eastAsia="pt-PT"/>
        </w:rPr>
        <w:drawing>
          <wp:inline distT="0" distB="0" distL="0" distR="0" wp14:anchorId="38EBEE3B" wp14:editId="250B3E2B">
            <wp:extent cx="5370195" cy="3138805"/>
            <wp:effectExtent l="0" t="0" r="0" b="0"/>
            <wp:docPr id="18" name="Imagem 18" descr="Uma imagem com interior, monitor, montado,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rotWithShape="1">
                    <a:blip r:embed="rId37" cstate="print">
                      <a:extLst>
                        <a:ext uri="{28A0092B-C50C-407E-A947-70E740481C1C}">
                          <a14:useLocalDpi xmlns:a14="http://schemas.microsoft.com/office/drawing/2010/main" val="0"/>
                        </a:ext>
                      </a:extLst>
                    </a:blip>
                    <a:srcRect l="3755"/>
                    <a:stretch/>
                  </pic:blipFill>
                  <pic:spPr bwMode="auto">
                    <a:xfrm>
                      <a:off x="0" y="0"/>
                      <a:ext cx="5370195" cy="3138805"/>
                    </a:xfrm>
                    <a:prstGeom prst="rect">
                      <a:avLst/>
                    </a:prstGeom>
                    <a:ln>
                      <a:noFill/>
                    </a:ln>
                    <a:extLst>
                      <a:ext uri="{53640926-AAD7-44D8-BBD7-CCE9431645EC}">
                        <a14:shadowObscured xmlns:a14="http://schemas.microsoft.com/office/drawing/2010/main"/>
                      </a:ext>
                    </a:extLst>
                  </pic:spPr>
                </pic:pic>
              </a:graphicData>
            </a:graphic>
          </wp:inline>
        </w:drawing>
      </w:r>
    </w:p>
    <w:p w14:paraId="547364A4" w14:textId="3696767D" w:rsidR="008F0CE2" w:rsidRPr="00815FE2" w:rsidRDefault="008F0CE2" w:rsidP="008F0CE2">
      <w:pPr>
        <w:tabs>
          <w:tab w:val="center" w:pos="4393"/>
          <w:tab w:val="left" w:pos="6045"/>
        </w:tabs>
        <w:spacing w:before="240" w:after="0" w:line="360" w:lineRule="auto"/>
        <w:jc w:val="center"/>
        <w:rPr>
          <w:b/>
          <w:bCs/>
          <w:sz w:val="20"/>
        </w:rPr>
      </w:pPr>
      <w:r w:rsidRPr="00815FE2">
        <w:rPr>
          <w:b/>
          <w:bCs/>
          <w:sz w:val="20"/>
        </w:rPr>
        <w:t xml:space="preserve">Figura </w:t>
      </w:r>
      <w:proofErr w:type="gramStart"/>
      <w:r>
        <w:rPr>
          <w:b/>
          <w:bCs/>
          <w:sz w:val="20"/>
        </w:rPr>
        <w:t>16</w:t>
      </w:r>
      <w:r w:rsidRPr="00815FE2">
        <w:rPr>
          <w:b/>
          <w:bCs/>
          <w:sz w:val="20"/>
        </w:rPr>
        <w:t xml:space="preserve">  </w:t>
      </w:r>
      <w:r>
        <w:rPr>
          <w:b/>
          <w:bCs/>
          <w:sz w:val="20"/>
        </w:rPr>
        <w:t>Página</w:t>
      </w:r>
      <w:proofErr w:type="gramEnd"/>
      <w:r>
        <w:rPr>
          <w:b/>
          <w:bCs/>
          <w:sz w:val="20"/>
        </w:rPr>
        <w:t xml:space="preserve"> “</w:t>
      </w:r>
      <w:proofErr w:type="spellStart"/>
      <w:r>
        <w:rPr>
          <w:b/>
          <w:bCs/>
          <w:sz w:val="20"/>
        </w:rPr>
        <w:t>home</w:t>
      </w:r>
      <w:proofErr w:type="spellEnd"/>
      <w:r>
        <w:rPr>
          <w:b/>
          <w:bCs/>
          <w:sz w:val="20"/>
        </w:rPr>
        <w:t xml:space="preserve">” </w:t>
      </w:r>
    </w:p>
    <w:p w14:paraId="0FD2D9E6" w14:textId="2B03F703" w:rsidR="000C7A94" w:rsidRDefault="008F0CE2" w:rsidP="00AE2757">
      <w:pPr>
        <w:pStyle w:val="Texto"/>
        <w:tabs>
          <w:tab w:val="center" w:pos="4393"/>
          <w:tab w:val="left" w:pos="6045"/>
        </w:tabs>
        <w:rPr>
          <w:ins w:id="971" w:author="Andre Marques" w:date="2020-07-12T16:13:00Z"/>
          <w:szCs w:val="24"/>
        </w:rPr>
      </w:pPr>
      <w:bookmarkStart w:id="972" w:name="_Hlk45475159"/>
      <w:r>
        <w:rPr>
          <w:szCs w:val="24"/>
        </w:rPr>
        <w:t xml:space="preserve">Nesta página o utilizador consegue visualizar </w:t>
      </w:r>
      <w:r w:rsidR="00E86473">
        <w:rPr>
          <w:szCs w:val="24"/>
        </w:rPr>
        <w:t>dois tipos</w:t>
      </w:r>
      <w:r>
        <w:rPr>
          <w:szCs w:val="24"/>
        </w:rPr>
        <w:t xml:space="preserve"> de informação: o </w:t>
      </w:r>
      <w:r w:rsidR="00E86473">
        <w:rPr>
          <w:szCs w:val="24"/>
        </w:rPr>
        <w:t>número diário</w:t>
      </w:r>
      <w:r>
        <w:rPr>
          <w:szCs w:val="24"/>
        </w:rPr>
        <w:t xml:space="preserve"> total de peças produzidas e o total</w:t>
      </w:r>
      <w:r w:rsidR="00E86473">
        <w:rPr>
          <w:szCs w:val="24"/>
        </w:rPr>
        <w:t xml:space="preserve"> diário</w:t>
      </w:r>
      <w:r>
        <w:rPr>
          <w:szCs w:val="24"/>
        </w:rPr>
        <w:t xml:space="preserve"> de tempo de paragem (em minutos). Esta informação</w:t>
      </w:r>
      <w:r w:rsidR="00E86473">
        <w:rPr>
          <w:szCs w:val="24"/>
        </w:rPr>
        <w:t xml:space="preserve"> está dividia por turno, ou seja cada linha da tabela corresponde a um turno diferente. As duas setas laterais permitem mudar a informação apresentada para o dia desejado.</w:t>
      </w:r>
    </w:p>
    <w:p w14:paraId="63C252C5" w14:textId="77777777" w:rsidR="00C37200" w:rsidRDefault="00C37200" w:rsidP="00C37200">
      <w:pPr>
        <w:pStyle w:val="Texto"/>
        <w:tabs>
          <w:tab w:val="center" w:pos="4393"/>
          <w:tab w:val="left" w:pos="6045"/>
        </w:tabs>
        <w:rPr>
          <w:ins w:id="973" w:author="Andre Marques" w:date="2020-07-12T16:13:00Z"/>
          <w:szCs w:val="24"/>
        </w:rPr>
      </w:pPr>
      <w:ins w:id="974" w:author="Andre Marques" w:date="2020-07-12T16:13:00Z">
        <w:r>
          <w:rPr>
            <w:szCs w:val="24"/>
          </w:rPr>
          <w:t>A figura 17, mostra a página “produção” que está encarregue de mostrar a informação de produção semanal de todos os postos. Para tal, são geradas 6 tabelas com os sete dias da semana. Nestas tabelas é possível observar os seguintes dados:</w:t>
        </w:r>
      </w:ins>
    </w:p>
    <w:p w14:paraId="30EE4295" w14:textId="77777777" w:rsidR="00C37200" w:rsidRDefault="00C37200" w:rsidP="00C37200">
      <w:pPr>
        <w:pStyle w:val="Texto"/>
        <w:numPr>
          <w:ilvl w:val="0"/>
          <w:numId w:val="41"/>
        </w:numPr>
        <w:tabs>
          <w:tab w:val="center" w:pos="4393"/>
          <w:tab w:val="left" w:pos="6045"/>
        </w:tabs>
        <w:rPr>
          <w:ins w:id="975" w:author="Andre Marques" w:date="2020-07-12T16:13:00Z"/>
          <w:szCs w:val="24"/>
        </w:rPr>
      </w:pPr>
      <w:ins w:id="976" w:author="Andre Marques" w:date="2020-07-12T16:13:00Z">
        <w:r>
          <w:rPr>
            <w:szCs w:val="24"/>
          </w:rPr>
          <w:t>Número de peças e tempo total de paragem por turno, por dia</w:t>
        </w:r>
      </w:ins>
    </w:p>
    <w:p w14:paraId="3F7D2100" w14:textId="77777777" w:rsidR="00C37200" w:rsidRDefault="00C37200" w:rsidP="00C37200">
      <w:pPr>
        <w:pStyle w:val="Texto"/>
        <w:numPr>
          <w:ilvl w:val="0"/>
          <w:numId w:val="41"/>
        </w:numPr>
        <w:tabs>
          <w:tab w:val="center" w:pos="4393"/>
          <w:tab w:val="left" w:pos="6045"/>
        </w:tabs>
        <w:rPr>
          <w:ins w:id="977" w:author="Andre Marques" w:date="2020-07-12T16:13:00Z"/>
          <w:szCs w:val="24"/>
        </w:rPr>
      </w:pPr>
      <w:ins w:id="978" w:author="Andre Marques" w:date="2020-07-12T16:13:00Z">
        <w:r>
          <w:rPr>
            <w:szCs w:val="24"/>
          </w:rPr>
          <w:t>Total de peças e tempo de paragem dos três turnos, por dia</w:t>
        </w:r>
      </w:ins>
    </w:p>
    <w:p w14:paraId="3E67D2CB" w14:textId="77777777" w:rsidR="00C37200" w:rsidRDefault="00C37200" w:rsidP="00C37200">
      <w:pPr>
        <w:pStyle w:val="Texto"/>
        <w:numPr>
          <w:ilvl w:val="0"/>
          <w:numId w:val="41"/>
        </w:numPr>
        <w:tabs>
          <w:tab w:val="center" w:pos="4393"/>
          <w:tab w:val="left" w:pos="6045"/>
        </w:tabs>
        <w:rPr>
          <w:ins w:id="979" w:author="Andre Marques" w:date="2020-07-12T16:13:00Z"/>
          <w:szCs w:val="24"/>
        </w:rPr>
      </w:pPr>
      <w:ins w:id="980" w:author="Andre Marques" w:date="2020-07-12T16:13:00Z">
        <w:r>
          <w:rPr>
            <w:szCs w:val="24"/>
          </w:rPr>
          <w:t>Total de peças produzidas e tempo de paragem de cada turno, por semana</w:t>
        </w:r>
      </w:ins>
    </w:p>
    <w:p w14:paraId="5228012F" w14:textId="08F2AC33" w:rsidR="00C37200" w:rsidRPr="005521AD" w:rsidRDefault="00C37200">
      <w:pPr>
        <w:pStyle w:val="Texto"/>
        <w:numPr>
          <w:ilvl w:val="0"/>
          <w:numId w:val="41"/>
        </w:numPr>
        <w:tabs>
          <w:tab w:val="center" w:pos="4393"/>
          <w:tab w:val="left" w:pos="6045"/>
        </w:tabs>
        <w:rPr>
          <w:szCs w:val="24"/>
        </w:rPr>
        <w:pPrChange w:id="981" w:author="Andre Marques" w:date="2020-07-12T16:13:00Z">
          <w:pPr>
            <w:pStyle w:val="Texto"/>
            <w:tabs>
              <w:tab w:val="center" w:pos="4393"/>
              <w:tab w:val="left" w:pos="6045"/>
            </w:tabs>
          </w:pPr>
        </w:pPrChange>
      </w:pPr>
      <w:ins w:id="982" w:author="Andre Marques" w:date="2020-07-12T16:13:00Z">
        <w:r>
          <w:rPr>
            <w:szCs w:val="24"/>
          </w:rPr>
          <w:t>Total de peças e tempo de paragem de todos os turnos, por semana</w:t>
        </w:r>
      </w:ins>
    </w:p>
    <w:bookmarkEnd w:id="972"/>
    <w:p w14:paraId="693A6F25" w14:textId="40140E44" w:rsidR="00E86473" w:rsidRDefault="00E86473" w:rsidP="00A33E17">
      <w:pPr>
        <w:pStyle w:val="Texto"/>
        <w:tabs>
          <w:tab w:val="center" w:pos="4393"/>
          <w:tab w:val="left" w:pos="6045"/>
        </w:tabs>
        <w:jc w:val="left"/>
        <w:rPr>
          <w:szCs w:val="24"/>
        </w:rPr>
      </w:pPr>
      <w:r>
        <w:rPr>
          <w:noProof/>
          <w:szCs w:val="24"/>
          <w:lang w:eastAsia="pt-PT"/>
        </w:rPr>
        <w:lastRenderedPageBreak/>
        <w:drawing>
          <wp:inline distT="0" distB="0" distL="0" distR="0" wp14:anchorId="5C742EB4" wp14:editId="4407EFBE">
            <wp:extent cx="5403664" cy="3152775"/>
            <wp:effectExtent l="0" t="0" r="0" b="0"/>
            <wp:docPr id="19" name="Imagem 19" descr="Uma imagem com relva, exterior, metal,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çao.png"/>
                    <pic:cNvPicPr/>
                  </pic:nvPicPr>
                  <pic:blipFill rotWithShape="1">
                    <a:blip r:embed="rId38" cstate="print">
                      <a:extLst>
                        <a:ext uri="{28A0092B-C50C-407E-A947-70E740481C1C}">
                          <a14:useLocalDpi xmlns:a14="http://schemas.microsoft.com/office/drawing/2010/main" val="0"/>
                        </a:ext>
                      </a:extLst>
                    </a:blip>
                    <a:srcRect l="3585"/>
                    <a:stretch/>
                  </pic:blipFill>
                  <pic:spPr bwMode="auto">
                    <a:xfrm>
                      <a:off x="0" y="0"/>
                      <a:ext cx="5411008" cy="3157060"/>
                    </a:xfrm>
                    <a:prstGeom prst="rect">
                      <a:avLst/>
                    </a:prstGeom>
                    <a:ln>
                      <a:noFill/>
                    </a:ln>
                    <a:extLst>
                      <a:ext uri="{53640926-AAD7-44D8-BBD7-CCE9431645EC}">
                        <a14:shadowObscured xmlns:a14="http://schemas.microsoft.com/office/drawing/2010/main"/>
                      </a:ext>
                    </a:extLst>
                  </pic:spPr>
                </pic:pic>
              </a:graphicData>
            </a:graphic>
          </wp:inline>
        </w:drawing>
      </w:r>
    </w:p>
    <w:p w14:paraId="7522D8D5" w14:textId="29E4D49E" w:rsidR="00E86473" w:rsidRPr="00815FE2" w:rsidRDefault="00E86473" w:rsidP="00E86473">
      <w:pPr>
        <w:tabs>
          <w:tab w:val="center" w:pos="4393"/>
          <w:tab w:val="left" w:pos="6045"/>
        </w:tabs>
        <w:spacing w:before="240" w:after="0" w:line="360" w:lineRule="auto"/>
        <w:jc w:val="center"/>
        <w:rPr>
          <w:b/>
          <w:bCs/>
          <w:sz w:val="20"/>
        </w:rPr>
      </w:pPr>
      <w:r w:rsidRPr="00815FE2">
        <w:rPr>
          <w:b/>
          <w:bCs/>
          <w:sz w:val="20"/>
        </w:rPr>
        <w:t xml:space="preserve">Figura </w:t>
      </w:r>
      <w:proofErr w:type="gramStart"/>
      <w:r>
        <w:rPr>
          <w:b/>
          <w:bCs/>
          <w:sz w:val="20"/>
        </w:rPr>
        <w:t>17</w:t>
      </w:r>
      <w:r w:rsidRPr="00815FE2">
        <w:rPr>
          <w:b/>
          <w:bCs/>
          <w:sz w:val="20"/>
        </w:rPr>
        <w:t xml:space="preserve">  </w:t>
      </w:r>
      <w:bookmarkStart w:id="983" w:name="_Hlk45038674"/>
      <w:r>
        <w:rPr>
          <w:b/>
          <w:bCs/>
          <w:sz w:val="20"/>
        </w:rPr>
        <w:t>Página</w:t>
      </w:r>
      <w:proofErr w:type="gramEnd"/>
      <w:r>
        <w:rPr>
          <w:b/>
          <w:bCs/>
          <w:sz w:val="20"/>
        </w:rPr>
        <w:t xml:space="preserve"> “Produção” </w:t>
      </w:r>
      <w:bookmarkEnd w:id="983"/>
    </w:p>
    <w:p w14:paraId="64D5CDBC" w14:textId="77777777" w:rsidR="00C37200" w:rsidRDefault="00C37200" w:rsidP="00C37200">
      <w:pPr>
        <w:pStyle w:val="Texto"/>
        <w:tabs>
          <w:tab w:val="center" w:pos="4393"/>
          <w:tab w:val="left" w:pos="6045"/>
        </w:tabs>
        <w:rPr>
          <w:ins w:id="984" w:author="Andre Marques" w:date="2020-07-12T16:14:00Z"/>
          <w:szCs w:val="24"/>
        </w:rPr>
      </w:pPr>
      <w:bookmarkStart w:id="985" w:name="_Hlk45475323"/>
      <w:ins w:id="986" w:author="Andre Marques" w:date="2020-07-12T16:14:00Z">
        <w:r>
          <w:rPr>
            <w:szCs w:val="24"/>
          </w:rPr>
          <w:t>Na figura 18, está apresentada a página designada por “</w:t>
        </w:r>
        <w:proofErr w:type="spellStart"/>
        <w:r>
          <w:rPr>
            <w:szCs w:val="24"/>
          </w:rPr>
          <w:t>dashboard</w:t>
        </w:r>
        <w:proofErr w:type="spellEnd"/>
        <w:r>
          <w:rPr>
            <w:szCs w:val="24"/>
          </w:rPr>
          <w:t>”. Nesta os dados são apresentados de forma mais amigável e interativa, por meio de gráficos de barras.</w:t>
        </w:r>
      </w:ins>
    </w:p>
    <w:p w14:paraId="7942A1D3" w14:textId="77777777" w:rsidR="00C37200" w:rsidRDefault="00C37200" w:rsidP="00C37200">
      <w:pPr>
        <w:pStyle w:val="Texto"/>
        <w:tabs>
          <w:tab w:val="center" w:pos="4393"/>
          <w:tab w:val="left" w:pos="6045"/>
        </w:tabs>
        <w:rPr>
          <w:ins w:id="987" w:author="Andre Marques" w:date="2020-07-12T16:14:00Z"/>
          <w:szCs w:val="24"/>
        </w:rPr>
      </w:pPr>
      <w:ins w:id="988" w:author="Andre Marques" w:date="2020-07-12T16:14:00Z">
        <w:r>
          <w:rPr>
            <w:szCs w:val="24"/>
          </w:rPr>
          <w:t xml:space="preserve">No primeiro gráfico, e também o maior, é apresentado o número total de peças produzidas por cada posto. Dependendo do input escolhido pelo utilizador os dados podem ser apresentados por semana ou por mês, o número de semanas apresentadas no gráfico pode ser incrementado usando o </w:t>
        </w:r>
        <w:proofErr w:type="spellStart"/>
        <w:r w:rsidRPr="001C7F4E">
          <w:rPr>
            <w:i/>
            <w:szCs w:val="24"/>
          </w:rPr>
          <w:t>slider</w:t>
        </w:r>
        <w:proofErr w:type="spellEnd"/>
        <w:r>
          <w:rPr>
            <w:szCs w:val="24"/>
          </w:rPr>
          <w:t xml:space="preserve"> implementado em cima. </w:t>
        </w:r>
      </w:ins>
    </w:p>
    <w:p w14:paraId="0C471783" w14:textId="77777777" w:rsidR="00C37200" w:rsidRDefault="00C37200" w:rsidP="00C37200">
      <w:pPr>
        <w:pStyle w:val="Texto"/>
        <w:tabs>
          <w:tab w:val="center" w:pos="4393"/>
          <w:tab w:val="left" w:pos="6045"/>
        </w:tabs>
        <w:rPr>
          <w:ins w:id="989" w:author="Andre Marques" w:date="2020-07-12T16:14:00Z"/>
          <w:szCs w:val="24"/>
        </w:rPr>
      </w:pPr>
      <w:ins w:id="990" w:author="Andre Marques" w:date="2020-07-12T16:14:00Z">
        <w:r>
          <w:rPr>
            <w:szCs w:val="24"/>
          </w:rPr>
          <w:t>Nos outros gráficos, mais pequenos, podem ser visualizados os dados de produção de cada turno para cada posto de trabalho. Dependendo do input escolhido os dados podem corresponder aos últimos 7 dias; 15 dias; ou último mês. No contentor mais à direita é apresentado o total de todos os turnos de cada linha de produção.</w:t>
        </w:r>
      </w:ins>
    </w:p>
    <w:bookmarkEnd w:id="985"/>
    <w:p w14:paraId="252174F7" w14:textId="60C4D08E" w:rsidR="00E86473" w:rsidDel="00C37200" w:rsidRDefault="00E86473" w:rsidP="00431CCD">
      <w:pPr>
        <w:pStyle w:val="Texto"/>
        <w:tabs>
          <w:tab w:val="center" w:pos="4393"/>
          <w:tab w:val="left" w:pos="6045"/>
        </w:tabs>
        <w:ind w:left="360"/>
        <w:jc w:val="left"/>
        <w:rPr>
          <w:del w:id="991" w:author="Andre Marques" w:date="2020-07-12T16:13:00Z"/>
          <w:szCs w:val="24"/>
        </w:rPr>
      </w:pPr>
      <w:del w:id="992" w:author="Andre Marques" w:date="2020-07-12T16:13:00Z">
        <w:r w:rsidDel="00C37200">
          <w:rPr>
            <w:szCs w:val="24"/>
          </w:rPr>
          <w:delText xml:space="preserve">A figura 17, mostra a </w:delText>
        </w:r>
        <w:r w:rsidR="00431CCD" w:rsidDel="00C37200">
          <w:rPr>
            <w:szCs w:val="24"/>
          </w:rPr>
          <w:delText>página</w:delText>
        </w:r>
        <w:r w:rsidDel="00C37200">
          <w:rPr>
            <w:szCs w:val="24"/>
          </w:rPr>
          <w:delText xml:space="preserve"> “</w:delText>
        </w:r>
        <w:r w:rsidR="00431CCD" w:rsidDel="00C37200">
          <w:rPr>
            <w:szCs w:val="24"/>
          </w:rPr>
          <w:delText>produção” que</w:delText>
        </w:r>
        <w:r w:rsidDel="00C37200">
          <w:rPr>
            <w:szCs w:val="24"/>
          </w:rPr>
          <w:delText xml:space="preserve"> está </w:delText>
        </w:r>
        <w:r w:rsidR="00431CCD" w:rsidDel="00C37200">
          <w:rPr>
            <w:szCs w:val="24"/>
          </w:rPr>
          <w:delText>encarregue</w:delText>
        </w:r>
        <w:r w:rsidDel="00C37200">
          <w:rPr>
            <w:szCs w:val="24"/>
          </w:rPr>
          <w:delText xml:space="preserve"> de</w:delText>
        </w:r>
        <w:r w:rsidR="00431CCD" w:rsidDel="00C37200">
          <w:rPr>
            <w:szCs w:val="24"/>
          </w:rPr>
          <w:delText xml:space="preserve"> mostrar a informação de produção</w:delText>
        </w:r>
        <w:r w:rsidDel="00C37200">
          <w:rPr>
            <w:szCs w:val="24"/>
          </w:rPr>
          <w:delText xml:space="preserve"> semanal de todos os postos</w:delText>
        </w:r>
        <w:r w:rsidR="00431CCD" w:rsidDel="00C37200">
          <w:rPr>
            <w:szCs w:val="24"/>
          </w:rPr>
          <w:delText>. Para tal, são geradas 6 tabelas com os sete dias da semana. Nestas tabelas é possível observar os seguintes dados:</w:delText>
        </w:r>
      </w:del>
    </w:p>
    <w:p w14:paraId="7981C1FB" w14:textId="77777777" w:rsidR="00C37200" w:rsidRDefault="00C37200" w:rsidP="00AE2757">
      <w:pPr>
        <w:pStyle w:val="Texto"/>
        <w:tabs>
          <w:tab w:val="center" w:pos="4393"/>
          <w:tab w:val="left" w:pos="6045"/>
        </w:tabs>
        <w:rPr>
          <w:ins w:id="993" w:author="Andre Marques" w:date="2020-07-12T16:14:00Z"/>
          <w:szCs w:val="24"/>
        </w:rPr>
      </w:pPr>
    </w:p>
    <w:p w14:paraId="1485AFFF" w14:textId="1CC1E831" w:rsidR="00431CCD" w:rsidDel="00C37200" w:rsidRDefault="00431CCD" w:rsidP="00AE2757">
      <w:pPr>
        <w:pStyle w:val="Texto"/>
        <w:numPr>
          <w:ilvl w:val="0"/>
          <w:numId w:val="41"/>
        </w:numPr>
        <w:tabs>
          <w:tab w:val="center" w:pos="4393"/>
          <w:tab w:val="left" w:pos="6045"/>
        </w:tabs>
        <w:rPr>
          <w:del w:id="994" w:author="Andre Marques" w:date="2020-07-12T16:13:00Z"/>
          <w:szCs w:val="24"/>
        </w:rPr>
      </w:pPr>
      <w:del w:id="995" w:author="Andre Marques" w:date="2020-07-12T16:13:00Z">
        <w:r w:rsidDel="00C37200">
          <w:rPr>
            <w:szCs w:val="24"/>
          </w:rPr>
          <w:delText>Número de peças e tempo total de paragem por turno, por dia</w:delText>
        </w:r>
      </w:del>
    </w:p>
    <w:p w14:paraId="629EDF98" w14:textId="3F633E25" w:rsidR="00431CCD" w:rsidDel="00C37200" w:rsidRDefault="00431CCD" w:rsidP="00AE2757">
      <w:pPr>
        <w:pStyle w:val="Texto"/>
        <w:numPr>
          <w:ilvl w:val="0"/>
          <w:numId w:val="41"/>
        </w:numPr>
        <w:tabs>
          <w:tab w:val="center" w:pos="4393"/>
          <w:tab w:val="left" w:pos="6045"/>
        </w:tabs>
        <w:rPr>
          <w:del w:id="996" w:author="Andre Marques" w:date="2020-07-12T16:13:00Z"/>
          <w:szCs w:val="24"/>
        </w:rPr>
      </w:pPr>
      <w:del w:id="997" w:author="Andre Marques" w:date="2020-07-12T16:13:00Z">
        <w:r w:rsidDel="00C37200">
          <w:rPr>
            <w:szCs w:val="24"/>
          </w:rPr>
          <w:delText>Total de peças e tempo de paragem dos três turnos, por dia</w:delText>
        </w:r>
      </w:del>
    </w:p>
    <w:p w14:paraId="254637FE" w14:textId="79AC4159" w:rsidR="00431CCD" w:rsidDel="00C37200" w:rsidRDefault="00431CCD" w:rsidP="00AE2757">
      <w:pPr>
        <w:pStyle w:val="Texto"/>
        <w:numPr>
          <w:ilvl w:val="0"/>
          <w:numId w:val="41"/>
        </w:numPr>
        <w:tabs>
          <w:tab w:val="center" w:pos="4393"/>
          <w:tab w:val="left" w:pos="6045"/>
        </w:tabs>
        <w:rPr>
          <w:del w:id="998" w:author="Andre Marques" w:date="2020-07-12T16:13:00Z"/>
          <w:szCs w:val="24"/>
        </w:rPr>
      </w:pPr>
      <w:del w:id="999" w:author="Andre Marques" w:date="2020-07-12T16:13:00Z">
        <w:r w:rsidDel="00C37200">
          <w:rPr>
            <w:szCs w:val="24"/>
          </w:rPr>
          <w:delText>Total de peças produzidas e tempo de paragem de cada turno, por semana</w:delText>
        </w:r>
      </w:del>
    </w:p>
    <w:p w14:paraId="09E508D4" w14:textId="7C4CD7E9" w:rsidR="00431CCD" w:rsidDel="00C37200" w:rsidRDefault="00431CCD" w:rsidP="00AE2757">
      <w:pPr>
        <w:pStyle w:val="Texto"/>
        <w:numPr>
          <w:ilvl w:val="0"/>
          <w:numId w:val="41"/>
        </w:numPr>
        <w:tabs>
          <w:tab w:val="center" w:pos="4393"/>
          <w:tab w:val="left" w:pos="6045"/>
        </w:tabs>
        <w:rPr>
          <w:del w:id="1000" w:author="Andre Marques" w:date="2020-07-12T16:13:00Z"/>
          <w:szCs w:val="24"/>
        </w:rPr>
      </w:pPr>
      <w:del w:id="1001" w:author="Andre Marques" w:date="2020-07-12T16:13:00Z">
        <w:r w:rsidDel="00C37200">
          <w:rPr>
            <w:szCs w:val="24"/>
          </w:rPr>
          <w:delText>Total de peças e tempo de paragem de todos os turnos, por semana</w:delText>
        </w:r>
      </w:del>
    </w:p>
    <w:p w14:paraId="0BBE132A" w14:textId="6E642DDB" w:rsidR="00431CCD" w:rsidRDefault="00431CCD" w:rsidP="00431CCD">
      <w:pPr>
        <w:pStyle w:val="Texto"/>
        <w:tabs>
          <w:tab w:val="center" w:pos="4393"/>
          <w:tab w:val="left" w:pos="6045"/>
        </w:tabs>
        <w:ind w:left="360"/>
        <w:jc w:val="left"/>
        <w:rPr>
          <w:szCs w:val="24"/>
        </w:rPr>
      </w:pPr>
    </w:p>
    <w:p w14:paraId="144009DF" w14:textId="378580FB" w:rsidR="00431CCD" w:rsidRDefault="00431CCD">
      <w:pPr>
        <w:pStyle w:val="Figura"/>
      </w:pPr>
      <w:bookmarkStart w:id="1002" w:name="_Hlk45475388"/>
      <w:r w:rsidRPr="00553AFC">
        <w:rPr>
          <w:noProof/>
          <w:rPrChange w:id="1003" w:author="Andre Marques" w:date="2020-07-12T19:42:00Z">
            <w:rPr>
              <w:noProof/>
              <w:lang w:eastAsia="pt-PT"/>
            </w:rPr>
          </w:rPrChange>
        </w:rPr>
        <w:lastRenderedPageBreak/>
        <w:drawing>
          <wp:inline distT="0" distB="0" distL="0" distR="0" wp14:anchorId="17B1E08C" wp14:editId="12C3A5A1">
            <wp:extent cx="5396865" cy="31388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rotWithShape="1">
                    <a:blip r:embed="rId39"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7DC98C61" w14:textId="77777777" w:rsidR="00C37200" w:rsidRDefault="00431CCD" w:rsidP="00C37200">
      <w:pPr>
        <w:tabs>
          <w:tab w:val="center" w:pos="4393"/>
          <w:tab w:val="left" w:pos="6045"/>
        </w:tabs>
        <w:spacing w:before="240" w:after="0" w:line="360" w:lineRule="auto"/>
        <w:jc w:val="center"/>
        <w:rPr>
          <w:ins w:id="1004" w:author="Andre Marques" w:date="2020-07-12T16:15:00Z"/>
          <w:b/>
          <w:bCs/>
          <w:sz w:val="20"/>
        </w:rPr>
      </w:pPr>
      <w:bookmarkStart w:id="1005" w:name="_Hlk45031899"/>
      <w:r w:rsidRPr="00815FE2">
        <w:rPr>
          <w:b/>
          <w:bCs/>
          <w:sz w:val="20"/>
        </w:rPr>
        <w:t xml:space="preserve">Figura </w:t>
      </w:r>
      <w:proofErr w:type="gramStart"/>
      <w:r>
        <w:rPr>
          <w:b/>
          <w:bCs/>
          <w:sz w:val="20"/>
        </w:rPr>
        <w:t>18</w:t>
      </w:r>
      <w:r w:rsidRPr="00815FE2">
        <w:rPr>
          <w:b/>
          <w:bCs/>
          <w:sz w:val="20"/>
        </w:rPr>
        <w:t xml:space="preserve"> </w:t>
      </w:r>
      <w:r>
        <w:rPr>
          <w:b/>
          <w:bCs/>
          <w:sz w:val="20"/>
        </w:rPr>
        <w:t xml:space="preserve"> </w:t>
      </w:r>
      <w:r w:rsidRPr="00815FE2">
        <w:rPr>
          <w:b/>
          <w:bCs/>
          <w:sz w:val="20"/>
        </w:rPr>
        <w:t>Página</w:t>
      </w:r>
      <w:proofErr w:type="gramEnd"/>
      <w:r>
        <w:rPr>
          <w:b/>
          <w:bCs/>
          <w:sz w:val="20"/>
        </w:rPr>
        <w:t xml:space="preserve"> “</w:t>
      </w:r>
      <w:proofErr w:type="spellStart"/>
      <w:r w:rsidR="002276E8">
        <w:rPr>
          <w:b/>
          <w:bCs/>
          <w:sz w:val="20"/>
        </w:rPr>
        <w:t>Dashboard</w:t>
      </w:r>
      <w:proofErr w:type="spellEnd"/>
      <w:r>
        <w:rPr>
          <w:b/>
          <w:bCs/>
          <w:sz w:val="20"/>
        </w:rPr>
        <w:t xml:space="preserve">” </w:t>
      </w:r>
    </w:p>
    <w:p w14:paraId="4413BF9B" w14:textId="77777777" w:rsidR="00C37200" w:rsidRDefault="00C37200" w:rsidP="00C37200">
      <w:pPr>
        <w:tabs>
          <w:tab w:val="center" w:pos="4393"/>
          <w:tab w:val="left" w:pos="6045"/>
        </w:tabs>
        <w:spacing w:before="240" w:after="0" w:line="360" w:lineRule="auto"/>
        <w:rPr>
          <w:ins w:id="1006" w:author="Andre Marques" w:date="2020-07-12T16:15:00Z"/>
          <w:szCs w:val="24"/>
        </w:rPr>
      </w:pPr>
    </w:p>
    <w:p w14:paraId="7FE41937" w14:textId="6EF736B9" w:rsidR="00C37200" w:rsidRPr="00C37200" w:rsidRDefault="00C37200">
      <w:pPr>
        <w:tabs>
          <w:tab w:val="center" w:pos="4393"/>
          <w:tab w:val="left" w:pos="6045"/>
        </w:tabs>
        <w:spacing w:before="240" w:after="0" w:line="360" w:lineRule="auto"/>
        <w:rPr>
          <w:ins w:id="1007" w:author="Andre Marques" w:date="2020-07-12T16:14:00Z"/>
          <w:b/>
          <w:bCs/>
          <w:sz w:val="20"/>
          <w:rPrChange w:id="1008" w:author="Andre Marques" w:date="2020-07-12T16:15:00Z">
            <w:rPr>
              <w:ins w:id="1009" w:author="Andre Marques" w:date="2020-07-12T16:14:00Z"/>
              <w:szCs w:val="24"/>
            </w:rPr>
          </w:rPrChange>
        </w:rPr>
        <w:pPrChange w:id="1010" w:author="Andre Marques" w:date="2020-07-12T16:15:00Z">
          <w:pPr>
            <w:pStyle w:val="Texto"/>
            <w:tabs>
              <w:tab w:val="center" w:pos="4393"/>
              <w:tab w:val="left" w:pos="6045"/>
            </w:tabs>
            <w:jc w:val="left"/>
          </w:pPr>
        </w:pPrChange>
      </w:pPr>
      <w:ins w:id="1011" w:author="Andre Marques" w:date="2020-07-12T16:14:00Z">
        <w:r>
          <w:rPr>
            <w:szCs w:val="24"/>
          </w:rPr>
          <w:t>Na página representada na figura 1</w:t>
        </w:r>
      </w:ins>
      <w:ins w:id="1012" w:author="Andre Marques" w:date="2020-07-12T16:18:00Z">
        <w:r>
          <w:rPr>
            <w:szCs w:val="24"/>
          </w:rPr>
          <w:t>9</w:t>
        </w:r>
      </w:ins>
      <w:ins w:id="1013" w:author="Andre Marques" w:date="2020-07-12T16:14:00Z">
        <w:r>
          <w:rPr>
            <w:szCs w:val="24"/>
          </w:rPr>
          <w:t xml:space="preserve"> é possível fazer uma análise mais detalhada ao ritmo de produção ao longo do dia, isto porque para cada posto é apresentado um gráfico que mostra o número de peças produzido por hora em tempo real. Isto permite que os picos de produção sejam facilmente identificados pelo utilizador. Para complementar também são apresentados os seguintes dados:</w:t>
        </w:r>
      </w:ins>
    </w:p>
    <w:p w14:paraId="6CA854AE" w14:textId="77777777" w:rsidR="00C37200" w:rsidRDefault="00C37200" w:rsidP="00C37200">
      <w:pPr>
        <w:pStyle w:val="Texto"/>
        <w:numPr>
          <w:ilvl w:val="0"/>
          <w:numId w:val="42"/>
        </w:numPr>
        <w:tabs>
          <w:tab w:val="center" w:pos="4393"/>
          <w:tab w:val="left" w:pos="6045"/>
        </w:tabs>
        <w:jc w:val="left"/>
        <w:rPr>
          <w:ins w:id="1014" w:author="Andre Marques" w:date="2020-07-12T16:14:00Z"/>
          <w:szCs w:val="24"/>
        </w:rPr>
      </w:pPr>
      <w:ins w:id="1015" w:author="Andre Marques" w:date="2020-07-12T16:14:00Z">
        <w:r>
          <w:rPr>
            <w:szCs w:val="24"/>
          </w:rPr>
          <w:t>Total de peças produzidas por posto até ao momento</w:t>
        </w:r>
      </w:ins>
    </w:p>
    <w:p w14:paraId="10C5813D" w14:textId="77777777" w:rsidR="00C37200" w:rsidRDefault="00C37200" w:rsidP="00C37200">
      <w:pPr>
        <w:pStyle w:val="Texto"/>
        <w:numPr>
          <w:ilvl w:val="0"/>
          <w:numId w:val="42"/>
        </w:numPr>
        <w:tabs>
          <w:tab w:val="center" w:pos="4393"/>
          <w:tab w:val="left" w:pos="6045"/>
        </w:tabs>
        <w:jc w:val="left"/>
        <w:rPr>
          <w:ins w:id="1016" w:author="Andre Marques" w:date="2020-07-12T16:14:00Z"/>
          <w:szCs w:val="24"/>
        </w:rPr>
      </w:pPr>
      <w:ins w:id="1017" w:author="Andre Marques" w:date="2020-07-12T16:14:00Z">
        <w:r>
          <w:rPr>
            <w:szCs w:val="24"/>
          </w:rPr>
          <w:t>Média de peças produzidas por hora</w:t>
        </w:r>
      </w:ins>
    </w:p>
    <w:bookmarkEnd w:id="1002"/>
    <w:p w14:paraId="78EEC464" w14:textId="48633360" w:rsidR="00C37200" w:rsidRPr="00815FE2" w:rsidRDefault="00C37200">
      <w:pPr>
        <w:tabs>
          <w:tab w:val="center" w:pos="4393"/>
          <w:tab w:val="left" w:pos="6045"/>
        </w:tabs>
        <w:spacing w:before="240" w:after="0" w:line="360" w:lineRule="auto"/>
        <w:jc w:val="left"/>
        <w:rPr>
          <w:b/>
          <w:bCs/>
          <w:sz w:val="20"/>
        </w:rPr>
        <w:pPrChange w:id="1018" w:author="Andre Marques" w:date="2020-07-12T16:14:00Z">
          <w:pPr>
            <w:tabs>
              <w:tab w:val="center" w:pos="4393"/>
              <w:tab w:val="left" w:pos="6045"/>
            </w:tabs>
            <w:spacing w:before="240" w:after="0" w:line="360" w:lineRule="auto"/>
            <w:jc w:val="center"/>
          </w:pPr>
        </w:pPrChange>
      </w:pPr>
      <w:ins w:id="1019" w:author="Andre Marques" w:date="2020-07-12T16:15:00Z">
        <w:r>
          <w:rPr>
            <w:noProof/>
            <w:szCs w:val="24"/>
            <w:lang w:eastAsia="pt-PT"/>
          </w:rPr>
          <w:lastRenderedPageBreak/>
          <w:drawing>
            <wp:inline distT="0" distB="0" distL="0" distR="0" wp14:anchorId="20B6B841" wp14:editId="1CC75754">
              <wp:extent cx="5396865" cy="3138805"/>
              <wp:effectExtent l="0" t="0" r="0" b="0"/>
              <wp:docPr id="28" name="Imagem 28" descr="Uma imagem com monitor, sentado, computador,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png"/>
                      <pic:cNvPicPr/>
                    </pic:nvPicPr>
                    <pic:blipFill rotWithShape="1">
                      <a:blip r:embed="rId40"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ins>
    </w:p>
    <w:bookmarkEnd w:id="1005"/>
    <w:p w14:paraId="560E89D6" w14:textId="3652AE4B" w:rsidR="002276E8" w:rsidDel="00C37200" w:rsidRDefault="002276E8" w:rsidP="00AE2757">
      <w:pPr>
        <w:pStyle w:val="Texto"/>
        <w:tabs>
          <w:tab w:val="center" w:pos="4393"/>
          <w:tab w:val="left" w:pos="6045"/>
        </w:tabs>
        <w:rPr>
          <w:del w:id="1020" w:author="Andre Marques" w:date="2020-07-12T16:14:00Z"/>
          <w:szCs w:val="24"/>
        </w:rPr>
      </w:pPr>
      <w:del w:id="1021" w:author="Andre Marques" w:date="2020-07-12T16:14:00Z">
        <w:r w:rsidDel="00C37200">
          <w:rPr>
            <w:szCs w:val="24"/>
          </w:rPr>
          <w:delText>Na figura 18, está apresentada a página designada por “dashboard”. Nesta os dados são apresentados de forma mais amigável e interativa, por meio de gráficos de barras.</w:delText>
        </w:r>
      </w:del>
    </w:p>
    <w:p w14:paraId="4182C3B0" w14:textId="3E803AC8" w:rsidR="008F0CE2" w:rsidDel="00C37200" w:rsidRDefault="002276E8" w:rsidP="00AE2757">
      <w:pPr>
        <w:pStyle w:val="Texto"/>
        <w:tabs>
          <w:tab w:val="center" w:pos="4393"/>
          <w:tab w:val="left" w:pos="6045"/>
        </w:tabs>
        <w:rPr>
          <w:del w:id="1022" w:author="Andre Marques" w:date="2020-07-12T16:14:00Z"/>
          <w:szCs w:val="24"/>
        </w:rPr>
      </w:pPr>
      <w:del w:id="1023" w:author="Andre Marques" w:date="2020-07-12T16:14:00Z">
        <w:r w:rsidDel="00C37200">
          <w:rPr>
            <w:szCs w:val="24"/>
          </w:rPr>
          <w:delText xml:space="preserve">No primeiro gráfico, e também o maior, é apresentado o número total de peças produzidas por cada posto. Dependendo do input escolhido pelo utilizador os dados podem ser apresentados por semana ou por mês, o número de semanas apresentadas no gráfico pode ser incrementado usando o </w:delText>
        </w:r>
        <w:r w:rsidRPr="00CC5289" w:rsidDel="00C37200">
          <w:rPr>
            <w:i/>
            <w:szCs w:val="24"/>
            <w:rPrChange w:id="1024" w:author="Carlos Campos" w:date="2020-07-10T12:05:00Z">
              <w:rPr>
                <w:szCs w:val="24"/>
              </w:rPr>
            </w:rPrChange>
          </w:rPr>
          <w:delText>slider</w:delText>
        </w:r>
        <w:r w:rsidDel="00C37200">
          <w:rPr>
            <w:szCs w:val="24"/>
          </w:rPr>
          <w:delText xml:space="preserve"> implementado em cima. </w:delText>
        </w:r>
      </w:del>
    </w:p>
    <w:p w14:paraId="6DCC0AC8" w14:textId="6CEFF529" w:rsidR="002276E8" w:rsidDel="00C37200" w:rsidRDefault="002276E8" w:rsidP="00AE2757">
      <w:pPr>
        <w:pStyle w:val="Texto"/>
        <w:tabs>
          <w:tab w:val="center" w:pos="4393"/>
          <w:tab w:val="left" w:pos="6045"/>
        </w:tabs>
        <w:rPr>
          <w:del w:id="1025" w:author="Andre Marques" w:date="2020-07-12T16:14:00Z"/>
          <w:szCs w:val="24"/>
        </w:rPr>
      </w:pPr>
      <w:del w:id="1026" w:author="Andre Marques" w:date="2020-07-12T16:14:00Z">
        <w:r w:rsidDel="00C37200">
          <w:rPr>
            <w:szCs w:val="24"/>
          </w:rPr>
          <w:delText xml:space="preserve">Nos outros gráficos, mais pequenos, podem ser visualizados os dados de produção </w:delText>
        </w:r>
        <w:r w:rsidR="00AE2757" w:rsidDel="00C37200">
          <w:rPr>
            <w:szCs w:val="24"/>
          </w:rPr>
          <w:delText xml:space="preserve">de cada turno para cada posto de trabalho. Dependendo do input escolhido os dados podem corresponder aos últimos 7 dias; 15 dias; ou último mês. No contentor mais á </w:delText>
        </w:r>
      </w:del>
      <w:ins w:id="1027" w:author="Carlos Campos" w:date="2020-07-10T11:55:00Z">
        <w:del w:id="1028" w:author="Andre Marques" w:date="2020-07-12T16:14:00Z">
          <w:r w:rsidR="000354B9" w:rsidDel="00C37200">
            <w:rPr>
              <w:szCs w:val="24"/>
            </w:rPr>
            <w:delText xml:space="preserve"> à </w:delText>
          </w:r>
        </w:del>
      </w:ins>
      <w:del w:id="1029" w:author="Andre Marques" w:date="2020-07-12T16:14:00Z">
        <w:r w:rsidR="00AE2757" w:rsidDel="00C37200">
          <w:rPr>
            <w:szCs w:val="24"/>
          </w:rPr>
          <w:delText>direita é apresentado o total de todos os turnos de cada linha de produção.</w:delText>
        </w:r>
      </w:del>
    </w:p>
    <w:p w14:paraId="3F2F6EBC" w14:textId="58B5C5BB" w:rsidR="008F0CE2" w:rsidRDefault="00AE2757" w:rsidP="00A33E17">
      <w:pPr>
        <w:pStyle w:val="Texto"/>
        <w:tabs>
          <w:tab w:val="center" w:pos="4393"/>
          <w:tab w:val="left" w:pos="6045"/>
        </w:tabs>
        <w:jc w:val="left"/>
        <w:rPr>
          <w:szCs w:val="24"/>
        </w:rPr>
      </w:pPr>
      <w:del w:id="1030" w:author="Andre Marques" w:date="2020-07-12T16:15:00Z">
        <w:r w:rsidDel="00C37200">
          <w:rPr>
            <w:noProof/>
            <w:szCs w:val="24"/>
            <w:lang w:eastAsia="pt-PT"/>
          </w:rPr>
          <w:drawing>
            <wp:inline distT="0" distB="0" distL="0" distR="0" wp14:anchorId="520EF16B" wp14:editId="214BA110">
              <wp:extent cx="5396865" cy="3138805"/>
              <wp:effectExtent l="0" t="0" r="0" b="0"/>
              <wp:docPr id="21" name="Imagem 21" descr="Uma imagem com monitor, sentado, computador,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png"/>
                      <pic:cNvPicPr/>
                    </pic:nvPicPr>
                    <pic:blipFill rotWithShape="1">
                      <a:blip r:embed="rId40"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del>
    </w:p>
    <w:p w14:paraId="65A2EE82" w14:textId="231CBD98" w:rsidR="001D400B" w:rsidRPr="00815FE2" w:rsidRDefault="001D400B" w:rsidP="001D400B">
      <w:pPr>
        <w:tabs>
          <w:tab w:val="center" w:pos="4393"/>
          <w:tab w:val="left" w:pos="6045"/>
        </w:tabs>
        <w:spacing w:before="240" w:after="0" w:line="360" w:lineRule="auto"/>
        <w:jc w:val="center"/>
        <w:rPr>
          <w:b/>
          <w:bCs/>
          <w:sz w:val="20"/>
        </w:rPr>
      </w:pPr>
      <w:r w:rsidRPr="00815FE2">
        <w:rPr>
          <w:b/>
          <w:bCs/>
          <w:sz w:val="20"/>
        </w:rPr>
        <w:t xml:space="preserve">Figura </w:t>
      </w:r>
      <w:proofErr w:type="gramStart"/>
      <w:r>
        <w:rPr>
          <w:b/>
          <w:bCs/>
          <w:sz w:val="20"/>
        </w:rPr>
        <w:t>1</w:t>
      </w:r>
      <w:r w:rsidR="004A00E1">
        <w:rPr>
          <w:b/>
          <w:bCs/>
          <w:sz w:val="20"/>
        </w:rPr>
        <w:t>9</w:t>
      </w:r>
      <w:r w:rsidRPr="00815FE2">
        <w:rPr>
          <w:b/>
          <w:bCs/>
          <w:sz w:val="20"/>
        </w:rPr>
        <w:t xml:space="preserve"> </w:t>
      </w:r>
      <w:r>
        <w:rPr>
          <w:b/>
          <w:bCs/>
          <w:sz w:val="20"/>
        </w:rPr>
        <w:t xml:space="preserve"> Página</w:t>
      </w:r>
      <w:proofErr w:type="gramEnd"/>
      <w:r>
        <w:rPr>
          <w:b/>
          <w:bCs/>
          <w:sz w:val="20"/>
        </w:rPr>
        <w:t xml:space="preserve"> “Live” </w:t>
      </w:r>
    </w:p>
    <w:p w14:paraId="439B2D84" w14:textId="6E5D2900" w:rsidR="008F0CE2" w:rsidDel="00C37200" w:rsidRDefault="001D400B" w:rsidP="00A33E17">
      <w:pPr>
        <w:pStyle w:val="Texto"/>
        <w:tabs>
          <w:tab w:val="center" w:pos="4393"/>
          <w:tab w:val="left" w:pos="6045"/>
        </w:tabs>
        <w:jc w:val="left"/>
        <w:rPr>
          <w:del w:id="1031" w:author="Andre Marques" w:date="2020-07-12T16:19:00Z"/>
          <w:szCs w:val="24"/>
        </w:rPr>
      </w:pPr>
      <w:del w:id="1032" w:author="Andre Marques" w:date="2020-07-12T16:19:00Z">
        <w:r w:rsidDel="00C37200">
          <w:rPr>
            <w:szCs w:val="24"/>
          </w:rPr>
          <w:delText>Na página representada na figura 18 é possível fazer uma análise mais detalhada ao ritmo de produção ao longo do dia, isto porque para cada posto é apresentado um gráfico que mostra o número de peças produzido por hora em tempo real. Isto permite que os picos de produção sejam facilmente identificados pelo utilizador. Para complementar também são apresentados os seguintes dados:</w:delText>
        </w:r>
      </w:del>
    </w:p>
    <w:p w14:paraId="44272887" w14:textId="602F851E" w:rsidR="001D400B" w:rsidDel="00C37200" w:rsidRDefault="001D400B" w:rsidP="001D400B">
      <w:pPr>
        <w:pStyle w:val="Texto"/>
        <w:numPr>
          <w:ilvl w:val="0"/>
          <w:numId w:val="42"/>
        </w:numPr>
        <w:tabs>
          <w:tab w:val="center" w:pos="4393"/>
          <w:tab w:val="left" w:pos="6045"/>
        </w:tabs>
        <w:jc w:val="left"/>
        <w:rPr>
          <w:del w:id="1033" w:author="Andre Marques" w:date="2020-07-12T16:19:00Z"/>
          <w:szCs w:val="24"/>
        </w:rPr>
      </w:pPr>
      <w:del w:id="1034" w:author="Andre Marques" w:date="2020-07-12T16:19:00Z">
        <w:r w:rsidDel="00C37200">
          <w:rPr>
            <w:szCs w:val="24"/>
          </w:rPr>
          <w:delText>Total de peças produzidas por posto até ao momento</w:delText>
        </w:r>
      </w:del>
    </w:p>
    <w:p w14:paraId="7E93073F" w14:textId="3CC1B4C5" w:rsidR="001D400B" w:rsidDel="00C37200" w:rsidRDefault="001D400B" w:rsidP="001D400B">
      <w:pPr>
        <w:pStyle w:val="Texto"/>
        <w:numPr>
          <w:ilvl w:val="0"/>
          <w:numId w:val="42"/>
        </w:numPr>
        <w:tabs>
          <w:tab w:val="center" w:pos="4393"/>
          <w:tab w:val="left" w:pos="6045"/>
        </w:tabs>
        <w:jc w:val="left"/>
        <w:rPr>
          <w:del w:id="1035" w:author="Andre Marques" w:date="2020-07-12T16:19:00Z"/>
          <w:szCs w:val="24"/>
        </w:rPr>
      </w:pPr>
      <w:del w:id="1036" w:author="Andre Marques" w:date="2020-07-12T16:19:00Z">
        <w:r w:rsidDel="00C37200">
          <w:rPr>
            <w:szCs w:val="24"/>
          </w:rPr>
          <w:delText>Média de peças produzidas por hora</w:delText>
        </w:r>
      </w:del>
    </w:p>
    <w:p w14:paraId="03E1879B" w14:textId="705FA3B5" w:rsidR="008F0CE2" w:rsidDel="00C37200" w:rsidRDefault="008F0CE2" w:rsidP="00A33E17">
      <w:pPr>
        <w:pStyle w:val="Texto"/>
        <w:tabs>
          <w:tab w:val="center" w:pos="4393"/>
          <w:tab w:val="left" w:pos="6045"/>
        </w:tabs>
        <w:jc w:val="left"/>
        <w:rPr>
          <w:del w:id="1037" w:author="Andre Marques" w:date="2020-07-12T16:16:00Z"/>
          <w:szCs w:val="24"/>
        </w:rPr>
      </w:pPr>
    </w:p>
    <w:p w14:paraId="4EE8BB94" w14:textId="3D7FF949" w:rsidR="001D400B" w:rsidDel="00CC5289" w:rsidRDefault="001D400B" w:rsidP="00A33E17">
      <w:pPr>
        <w:pStyle w:val="Texto"/>
        <w:tabs>
          <w:tab w:val="center" w:pos="4393"/>
          <w:tab w:val="left" w:pos="6045"/>
        </w:tabs>
        <w:jc w:val="left"/>
        <w:rPr>
          <w:del w:id="1038" w:author="Carlos Campos" w:date="2020-07-10T12:06:00Z"/>
          <w:szCs w:val="24"/>
        </w:rPr>
      </w:pPr>
    </w:p>
    <w:p w14:paraId="76160573" w14:textId="58063CDE" w:rsidR="001D400B" w:rsidRPr="008837DE" w:rsidDel="00C37200" w:rsidRDefault="00CC5289">
      <w:pPr>
        <w:pStyle w:val="Texto"/>
        <w:tabs>
          <w:tab w:val="center" w:pos="4393"/>
          <w:tab w:val="left" w:pos="6045"/>
        </w:tabs>
        <w:ind w:left="1134"/>
        <w:jc w:val="left"/>
        <w:rPr>
          <w:ins w:id="1039" w:author="Carlos Campos" w:date="2020-07-10T12:06:00Z"/>
          <w:del w:id="1040" w:author="Andre Marques" w:date="2020-07-12T16:15:00Z"/>
          <w:szCs w:val="24"/>
          <w:highlight w:val="yellow"/>
          <w:rPrChange w:id="1041" w:author="Carlos Campos" w:date="2020-07-10T12:06:00Z">
            <w:rPr>
              <w:ins w:id="1042" w:author="Carlos Campos" w:date="2020-07-10T12:06:00Z"/>
              <w:del w:id="1043" w:author="Andre Marques" w:date="2020-07-12T16:15:00Z"/>
              <w:szCs w:val="24"/>
            </w:rPr>
          </w:rPrChange>
        </w:rPr>
        <w:pPrChange w:id="1044" w:author="Andre Marques" w:date="2020-07-12T16:15:00Z">
          <w:pPr>
            <w:pStyle w:val="Texto"/>
            <w:tabs>
              <w:tab w:val="center" w:pos="4393"/>
              <w:tab w:val="left" w:pos="6045"/>
            </w:tabs>
            <w:jc w:val="left"/>
          </w:pPr>
        </w:pPrChange>
      </w:pPr>
      <w:ins w:id="1045" w:author="Carlos Campos" w:date="2020-07-10T12:06:00Z">
        <w:del w:id="1046" w:author="Andre Marques" w:date="2020-07-12T16:15:00Z">
          <w:r w:rsidRPr="008837DE" w:rsidDel="00C37200">
            <w:rPr>
              <w:szCs w:val="24"/>
              <w:highlight w:val="yellow"/>
              <w:rPrChange w:id="1047" w:author="Carlos Campos" w:date="2020-07-10T12:06:00Z">
                <w:rPr>
                  <w:szCs w:val="24"/>
                </w:rPr>
              </w:rPrChange>
            </w:rPr>
            <w:delText>Opção de imprimir</w:delText>
          </w:r>
        </w:del>
      </w:ins>
    </w:p>
    <w:p w14:paraId="27B7011B" w14:textId="4FDB9FB1" w:rsidR="00CC5289" w:rsidRPr="008837DE" w:rsidDel="00C37200" w:rsidRDefault="00CC5289">
      <w:pPr>
        <w:pStyle w:val="Texto"/>
        <w:tabs>
          <w:tab w:val="center" w:pos="4393"/>
          <w:tab w:val="left" w:pos="6045"/>
        </w:tabs>
        <w:ind w:left="1134"/>
        <w:jc w:val="left"/>
        <w:rPr>
          <w:ins w:id="1048" w:author="Carlos Campos" w:date="2020-07-10T12:06:00Z"/>
          <w:del w:id="1049" w:author="Andre Marques" w:date="2020-07-12T16:15:00Z"/>
          <w:szCs w:val="24"/>
          <w:highlight w:val="yellow"/>
          <w:rPrChange w:id="1050" w:author="Carlos Campos" w:date="2020-07-10T12:06:00Z">
            <w:rPr>
              <w:ins w:id="1051" w:author="Carlos Campos" w:date="2020-07-10T12:06:00Z"/>
              <w:del w:id="1052" w:author="Andre Marques" w:date="2020-07-12T16:15:00Z"/>
              <w:szCs w:val="24"/>
            </w:rPr>
          </w:rPrChange>
        </w:rPr>
        <w:pPrChange w:id="1053" w:author="Andre Marques" w:date="2020-07-12T16:15:00Z">
          <w:pPr>
            <w:pStyle w:val="Texto"/>
            <w:tabs>
              <w:tab w:val="center" w:pos="4393"/>
              <w:tab w:val="left" w:pos="6045"/>
            </w:tabs>
            <w:jc w:val="left"/>
          </w:pPr>
        </w:pPrChange>
      </w:pPr>
      <w:ins w:id="1054" w:author="Carlos Campos" w:date="2020-07-10T12:06:00Z">
        <w:del w:id="1055" w:author="Andre Marques" w:date="2020-07-12T16:15:00Z">
          <w:r w:rsidRPr="008837DE" w:rsidDel="00C37200">
            <w:rPr>
              <w:szCs w:val="24"/>
              <w:highlight w:val="yellow"/>
              <w:rPrChange w:id="1056" w:author="Carlos Campos" w:date="2020-07-10T12:06:00Z">
                <w:rPr>
                  <w:szCs w:val="24"/>
                </w:rPr>
              </w:rPrChange>
            </w:rPr>
            <w:delText>Logout</w:delText>
          </w:r>
        </w:del>
      </w:ins>
    </w:p>
    <w:p w14:paraId="7A5D9B5D" w14:textId="4AA0D72C" w:rsidR="00CC5289" w:rsidRPr="008837DE" w:rsidDel="00C37200" w:rsidRDefault="00CC5289">
      <w:pPr>
        <w:pStyle w:val="Texto"/>
        <w:tabs>
          <w:tab w:val="center" w:pos="4393"/>
          <w:tab w:val="left" w:pos="6045"/>
        </w:tabs>
        <w:ind w:left="1134"/>
        <w:jc w:val="left"/>
        <w:rPr>
          <w:ins w:id="1057" w:author="Carlos Campos" w:date="2020-07-10T12:06:00Z"/>
          <w:del w:id="1058" w:author="Andre Marques" w:date="2020-07-12T16:15:00Z"/>
          <w:szCs w:val="24"/>
          <w:highlight w:val="yellow"/>
          <w:rPrChange w:id="1059" w:author="Carlos Campos" w:date="2020-07-10T12:06:00Z">
            <w:rPr>
              <w:ins w:id="1060" w:author="Carlos Campos" w:date="2020-07-10T12:06:00Z"/>
              <w:del w:id="1061" w:author="Andre Marques" w:date="2020-07-12T16:15:00Z"/>
              <w:szCs w:val="24"/>
            </w:rPr>
          </w:rPrChange>
        </w:rPr>
        <w:pPrChange w:id="1062" w:author="Andre Marques" w:date="2020-07-12T16:15:00Z">
          <w:pPr>
            <w:pStyle w:val="Texto"/>
            <w:tabs>
              <w:tab w:val="center" w:pos="4393"/>
              <w:tab w:val="left" w:pos="6045"/>
            </w:tabs>
            <w:jc w:val="left"/>
          </w:pPr>
        </w:pPrChange>
      </w:pPr>
      <w:ins w:id="1063" w:author="Carlos Campos" w:date="2020-07-10T12:06:00Z">
        <w:del w:id="1064" w:author="Andre Marques" w:date="2020-07-12T16:15:00Z">
          <w:r w:rsidRPr="008837DE" w:rsidDel="00C37200">
            <w:rPr>
              <w:szCs w:val="24"/>
              <w:highlight w:val="yellow"/>
              <w:rPrChange w:id="1065" w:author="Carlos Campos" w:date="2020-07-10T12:06:00Z">
                <w:rPr>
                  <w:szCs w:val="24"/>
                </w:rPr>
              </w:rPrChange>
            </w:rPr>
            <w:delText>Etc….</w:delText>
          </w:r>
        </w:del>
      </w:ins>
    </w:p>
    <w:p w14:paraId="718B37B7" w14:textId="176B9EF5" w:rsidR="00CC5289" w:rsidRPr="008837DE" w:rsidDel="00C37200" w:rsidRDefault="00CC5289">
      <w:pPr>
        <w:pStyle w:val="Texto"/>
        <w:tabs>
          <w:tab w:val="center" w:pos="4393"/>
          <w:tab w:val="left" w:pos="6045"/>
        </w:tabs>
        <w:ind w:left="1134"/>
        <w:jc w:val="left"/>
        <w:rPr>
          <w:ins w:id="1066" w:author="Carlos Campos" w:date="2020-07-10T12:06:00Z"/>
          <w:del w:id="1067" w:author="Andre Marques" w:date="2020-07-12T16:15:00Z"/>
          <w:szCs w:val="24"/>
          <w:highlight w:val="yellow"/>
          <w:rPrChange w:id="1068" w:author="Carlos Campos" w:date="2020-07-10T12:06:00Z">
            <w:rPr>
              <w:ins w:id="1069" w:author="Carlos Campos" w:date="2020-07-10T12:06:00Z"/>
              <w:del w:id="1070" w:author="Andre Marques" w:date="2020-07-12T16:15:00Z"/>
              <w:szCs w:val="24"/>
            </w:rPr>
          </w:rPrChange>
        </w:rPr>
        <w:pPrChange w:id="1071" w:author="Andre Marques" w:date="2020-07-12T16:15:00Z">
          <w:pPr>
            <w:pStyle w:val="Texto"/>
            <w:tabs>
              <w:tab w:val="center" w:pos="4393"/>
              <w:tab w:val="left" w:pos="6045"/>
            </w:tabs>
            <w:jc w:val="left"/>
          </w:pPr>
        </w:pPrChange>
      </w:pPr>
    </w:p>
    <w:p w14:paraId="04E54B4A" w14:textId="6558A4CA" w:rsidR="00CC5289" w:rsidDel="00C37200" w:rsidRDefault="00CC5289">
      <w:pPr>
        <w:pStyle w:val="Texto"/>
        <w:tabs>
          <w:tab w:val="center" w:pos="4393"/>
          <w:tab w:val="left" w:pos="6045"/>
        </w:tabs>
        <w:ind w:left="1134"/>
        <w:jc w:val="left"/>
        <w:rPr>
          <w:del w:id="1072" w:author="Andre Marques" w:date="2020-07-12T16:15:00Z"/>
          <w:szCs w:val="24"/>
        </w:rPr>
        <w:pPrChange w:id="1073" w:author="Andre Marques" w:date="2020-07-12T16:15:00Z">
          <w:pPr>
            <w:pStyle w:val="Texto"/>
            <w:tabs>
              <w:tab w:val="center" w:pos="4393"/>
              <w:tab w:val="left" w:pos="6045"/>
            </w:tabs>
            <w:jc w:val="left"/>
          </w:pPr>
        </w:pPrChange>
      </w:pPr>
      <w:ins w:id="1074" w:author="Carlos Campos" w:date="2020-07-10T12:06:00Z">
        <w:del w:id="1075" w:author="Andre Marques" w:date="2020-07-12T16:15:00Z">
          <w:r w:rsidRPr="008837DE" w:rsidDel="00C37200">
            <w:rPr>
              <w:szCs w:val="24"/>
              <w:highlight w:val="yellow"/>
              <w:rPrChange w:id="1076" w:author="Carlos Campos" w:date="2020-07-10T12:06:00Z">
                <w:rPr>
                  <w:szCs w:val="24"/>
                </w:rPr>
              </w:rPrChange>
            </w:rPr>
            <w:delText>Descrever todas a opções</w:delText>
          </w:r>
          <w:r w:rsidR="008837DE" w:rsidRPr="008837DE" w:rsidDel="00C37200">
            <w:rPr>
              <w:szCs w:val="24"/>
              <w:highlight w:val="yellow"/>
              <w:rPrChange w:id="1077" w:author="Carlos Campos" w:date="2020-07-10T12:06:00Z">
                <w:rPr>
                  <w:szCs w:val="24"/>
                </w:rPr>
              </w:rPrChange>
            </w:rPr>
            <w:delText>.</w:delText>
          </w:r>
        </w:del>
      </w:ins>
    </w:p>
    <w:p w14:paraId="273B1BBA" w14:textId="7EFBDE3A" w:rsidR="001D400B" w:rsidDel="00C37200" w:rsidRDefault="008837DE">
      <w:pPr>
        <w:pStyle w:val="Texto"/>
        <w:tabs>
          <w:tab w:val="center" w:pos="4393"/>
          <w:tab w:val="left" w:pos="6045"/>
        </w:tabs>
        <w:ind w:left="1134"/>
        <w:jc w:val="left"/>
        <w:rPr>
          <w:del w:id="1078" w:author="Andre Marques" w:date="2020-07-12T16:15:00Z"/>
          <w:szCs w:val="24"/>
        </w:rPr>
        <w:pPrChange w:id="1079" w:author="Andre Marques" w:date="2020-07-12T16:15:00Z">
          <w:pPr>
            <w:pStyle w:val="Texto"/>
            <w:tabs>
              <w:tab w:val="center" w:pos="4393"/>
              <w:tab w:val="left" w:pos="6045"/>
            </w:tabs>
            <w:jc w:val="left"/>
          </w:pPr>
        </w:pPrChange>
      </w:pPr>
      <w:ins w:id="1080" w:author="Carlos Campos" w:date="2020-07-10T12:09:00Z">
        <w:del w:id="1081" w:author="Andre Marques" w:date="2020-07-12T16:15:00Z">
          <w:r w:rsidRPr="008837DE" w:rsidDel="00C37200">
            <w:rPr>
              <w:szCs w:val="24"/>
              <w:highlight w:val="yellow"/>
              <w:rPrChange w:id="1082" w:author="Carlos Campos" w:date="2020-07-10T12:09:00Z">
                <w:rPr>
                  <w:szCs w:val="24"/>
                </w:rPr>
              </w:rPrChange>
            </w:rPr>
            <w:delText>Aproveitar para descrever tudo ao máximo detalhe, tem tempo e espaço no relatório para fazer isso</w:delText>
          </w:r>
        </w:del>
      </w:ins>
    </w:p>
    <w:p w14:paraId="7885FF53" w14:textId="2E7BCC77" w:rsidR="001D400B" w:rsidRDefault="001D400B">
      <w:pPr>
        <w:pStyle w:val="Seconumerada"/>
        <w:numPr>
          <w:ilvl w:val="0"/>
          <w:numId w:val="0"/>
        </w:numPr>
        <w:ind w:left="1134"/>
        <w:pPrChange w:id="1083" w:author="Andre Marques" w:date="2020-07-12T16:15:00Z">
          <w:pPr>
            <w:pStyle w:val="Seconumerada"/>
          </w:pPr>
        </w:pPrChange>
      </w:pPr>
      <w:r>
        <w:lastRenderedPageBreak/>
        <w:t xml:space="preserve">Conclusões </w:t>
      </w:r>
    </w:p>
    <w:p w14:paraId="165F3C3B" w14:textId="732A58D7" w:rsidR="001D400B" w:rsidRDefault="00341E20" w:rsidP="00A33E17">
      <w:pPr>
        <w:pStyle w:val="Texto"/>
        <w:tabs>
          <w:tab w:val="center" w:pos="4393"/>
          <w:tab w:val="left" w:pos="6045"/>
        </w:tabs>
        <w:jc w:val="left"/>
        <w:rPr>
          <w:szCs w:val="24"/>
        </w:rPr>
      </w:pPr>
      <w:bookmarkStart w:id="1084" w:name="_Hlk45475572"/>
      <w:ins w:id="1085" w:author="Carlos Campos" w:date="2020-07-10T12:31:00Z">
        <w:r w:rsidRPr="005521AD">
          <w:rPr>
            <w:szCs w:val="24"/>
          </w:rPr>
          <w:t xml:space="preserve">Este trabalho foi realizado no âmbito de um estágio na </w:t>
        </w:r>
      </w:ins>
      <w:ins w:id="1086" w:author="Carlos Campos" w:date="2020-07-10T12:32:00Z">
        <w:r w:rsidRPr="00553AFC">
          <w:rPr>
            <w:szCs w:val="24"/>
          </w:rPr>
          <w:t>área da engenharia eletrotécnica e computadores,</w:t>
        </w:r>
      </w:ins>
      <w:ins w:id="1087" w:author="Carlos Campos" w:date="2020-07-10T12:31:00Z">
        <w:r w:rsidRPr="00C37200">
          <w:rPr>
            <w:szCs w:val="24"/>
          </w:rPr>
          <w:t xml:space="preserve"> proporcionada pela Indmei</w:t>
        </w:r>
      </w:ins>
      <w:ins w:id="1088" w:author="Carlos Campos" w:date="2020-07-10T12:32:00Z">
        <w:r w:rsidR="00A936B1" w:rsidRPr="00C37200">
          <w:rPr>
            <w:szCs w:val="24"/>
          </w:rPr>
          <w:t>, empresa dedicada ao fabrico de meias.</w:t>
        </w:r>
      </w:ins>
    </w:p>
    <w:p w14:paraId="129423A7" w14:textId="12E7E914" w:rsidR="008F0CE2" w:rsidRDefault="001D400B" w:rsidP="00A33E17">
      <w:pPr>
        <w:pStyle w:val="Texto"/>
        <w:tabs>
          <w:tab w:val="center" w:pos="4393"/>
          <w:tab w:val="left" w:pos="6045"/>
        </w:tabs>
        <w:jc w:val="left"/>
        <w:rPr>
          <w:szCs w:val="24"/>
        </w:rPr>
      </w:pPr>
      <w:r>
        <w:rPr>
          <w:szCs w:val="24"/>
        </w:rPr>
        <w:t>Com a conclusão deste projeto foi possível obter um</w:t>
      </w:r>
      <w:ins w:id="1089" w:author="Carlos Campos" w:date="2020-07-10T12:27:00Z">
        <w:r w:rsidR="00B87BC4">
          <w:rPr>
            <w:szCs w:val="24"/>
          </w:rPr>
          <w:t>a aplicação funcional</w:t>
        </w:r>
      </w:ins>
      <w:del w:id="1090" w:author="Carlos Campos" w:date="2020-07-10T12:27:00Z">
        <w:r w:rsidDel="00B87BC4">
          <w:rPr>
            <w:szCs w:val="24"/>
          </w:rPr>
          <w:delText xml:space="preserve"> software</w:delText>
        </w:r>
      </w:del>
      <w:r w:rsidR="00D01B7A">
        <w:rPr>
          <w:szCs w:val="24"/>
        </w:rPr>
        <w:t xml:space="preserve">, </w:t>
      </w:r>
      <w:ins w:id="1091" w:author="Carlos Campos" w:date="2020-07-10T12:27:00Z">
        <w:r w:rsidR="00B87BC4">
          <w:rPr>
            <w:szCs w:val="24"/>
          </w:rPr>
          <w:t xml:space="preserve">sem licenças de </w:t>
        </w:r>
        <w:r w:rsidR="00B87BC4" w:rsidRPr="00B87BC4">
          <w:rPr>
            <w:i/>
            <w:szCs w:val="24"/>
            <w:rPrChange w:id="1092" w:author="Carlos Campos" w:date="2020-07-10T12:27:00Z">
              <w:rPr>
                <w:szCs w:val="24"/>
              </w:rPr>
            </w:rPrChange>
          </w:rPr>
          <w:t>software</w:t>
        </w:r>
      </w:ins>
      <w:del w:id="1093" w:author="Carlos Campos" w:date="2020-07-10T12:27:00Z">
        <w:r w:rsidR="00D01B7A" w:rsidRPr="00B87BC4" w:rsidDel="00B87BC4">
          <w:rPr>
            <w:i/>
            <w:szCs w:val="24"/>
            <w:rPrChange w:id="1094" w:author="Carlos Campos" w:date="2020-07-10T12:27:00Z">
              <w:rPr>
                <w:szCs w:val="24"/>
              </w:rPr>
            </w:rPrChange>
          </w:rPr>
          <w:delText>livre</w:delText>
        </w:r>
        <w:r w:rsidR="00D01B7A" w:rsidDel="00B87BC4">
          <w:rPr>
            <w:szCs w:val="24"/>
          </w:rPr>
          <w:delText xml:space="preserve"> de custos</w:delText>
        </w:r>
      </w:del>
      <w:r w:rsidR="00D01B7A">
        <w:rPr>
          <w:szCs w:val="24"/>
        </w:rPr>
        <w:t>,</w:t>
      </w:r>
      <w:r>
        <w:rPr>
          <w:szCs w:val="24"/>
        </w:rPr>
        <w:t xml:space="preserve"> </w:t>
      </w:r>
      <w:ins w:id="1095" w:author="Carlos Campos" w:date="2020-07-10T12:27:00Z">
        <w:r w:rsidR="00B87BC4">
          <w:rPr>
            <w:szCs w:val="24"/>
          </w:rPr>
          <w:t xml:space="preserve">para </w:t>
        </w:r>
      </w:ins>
      <w:del w:id="1096" w:author="Carlos Campos" w:date="2020-07-10T12:27:00Z">
        <w:r w:rsidDel="00B87BC4">
          <w:rPr>
            <w:szCs w:val="24"/>
          </w:rPr>
          <w:delText xml:space="preserve">de </w:delText>
        </w:r>
      </w:del>
      <w:r>
        <w:rPr>
          <w:szCs w:val="24"/>
        </w:rPr>
        <w:t xml:space="preserve">controlo </w:t>
      </w:r>
      <w:r w:rsidR="00D01B7A">
        <w:rPr>
          <w:szCs w:val="24"/>
        </w:rPr>
        <w:t xml:space="preserve">e </w:t>
      </w:r>
      <w:del w:id="1097" w:author="Carlos Campos" w:date="2020-07-10T12:27:00Z">
        <w:r w:rsidR="00D01B7A" w:rsidDel="00B87BC4">
          <w:rPr>
            <w:szCs w:val="24"/>
          </w:rPr>
          <w:delText>analise</w:delText>
        </w:r>
      </w:del>
      <w:ins w:id="1098" w:author="Carlos Campos" w:date="2020-07-10T12:27:00Z">
        <w:r w:rsidR="00B87BC4">
          <w:rPr>
            <w:szCs w:val="24"/>
          </w:rPr>
          <w:t>análise</w:t>
        </w:r>
      </w:ins>
      <w:r w:rsidR="00D01B7A">
        <w:rPr>
          <w:szCs w:val="24"/>
        </w:rPr>
        <w:t xml:space="preserve"> de dados de produção. </w:t>
      </w:r>
      <w:del w:id="1099" w:author="Carlos Campos" w:date="2020-07-10T12:28:00Z">
        <w:r w:rsidR="00D01B7A" w:rsidDel="00B87BC4">
          <w:rPr>
            <w:szCs w:val="24"/>
          </w:rPr>
          <w:delText xml:space="preserve">Todos </w:delText>
        </w:r>
      </w:del>
      <w:ins w:id="1100" w:author="Carlos Campos" w:date="2020-07-10T12:28:00Z">
        <w:r w:rsidR="00B87BC4">
          <w:rPr>
            <w:szCs w:val="24"/>
          </w:rPr>
          <w:t xml:space="preserve">Todas </w:t>
        </w:r>
      </w:ins>
      <w:r w:rsidR="00D01B7A">
        <w:rPr>
          <w:szCs w:val="24"/>
        </w:rPr>
        <w:t>as exigências e objetivos propostos do início do trabalho foram atingidos</w:t>
      </w:r>
      <w:ins w:id="1101" w:author="Carlos Campos" w:date="2020-07-10T12:27:00Z">
        <w:r w:rsidR="00B87BC4">
          <w:rPr>
            <w:szCs w:val="24"/>
          </w:rPr>
          <w:t xml:space="preserve"> com sucesso</w:t>
        </w:r>
      </w:ins>
      <w:r w:rsidR="00D01B7A">
        <w:rPr>
          <w:szCs w:val="24"/>
        </w:rPr>
        <w:t xml:space="preserve">. </w:t>
      </w:r>
    </w:p>
    <w:p w14:paraId="7AA09F54" w14:textId="124785DC" w:rsidR="008C21B9" w:rsidRDefault="00D01B7A" w:rsidP="00A33E17">
      <w:pPr>
        <w:pStyle w:val="Texto"/>
        <w:tabs>
          <w:tab w:val="center" w:pos="4393"/>
          <w:tab w:val="left" w:pos="6045"/>
        </w:tabs>
        <w:jc w:val="left"/>
        <w:rPr>
          <w:szCs w:val="24"/>
        </w:rPr>
      </w:pPr>
      <w:r>
        <w:rPr>
          <w:szCs w:val="24"/>
        </w:rPr>
        <w:t>A implementação deste sistema permite que a administração tenha mais controlo e mais informação sobre as linhas de produção, e torna a an</w:t>
      </w:r>
      <w:r w:rsidR="008C21B9">
        <w:rPr>
          <w:szCs w:val="24"/>
        </w:rPr>
        <w:t>á</w:t>
      </w:r>
      <w:r>
        <w:rPr>
          <w:szCs w:val="24"/>
        </w:rPr>
        <w:t xml:space="preserve">lise dos dados mais simples, o que aumenta a </w:t>
      </w:r>
      <w:del w:id="1102" w:author="Carlos Campos" w:date="2020-07-10T12:28:00Z">
        <w:r w:rsidDel="00B87BC4">
          <w:rPr>
            <w:szCs w:val="24"/>
          </w:rPr>
          <w:delText xml:space="preserve">velocidade </w:delText>
        </w:r>
      </w:del>
      <w:ins w:id="1103" w:author="Carlos Campos" w:date="2020-07-10T12:28:00Z">
        <w:r w:rsidR="00B87BC4">
          <w:rPr>
            <w:szCs w:val="24"/>
          </w:rPr>
          <w:t xml:space="preserve">eficiência </w:t>
        </w:r>
      </w:ins>
      <w:r>
        <w:rPr>
          <w:szCs w:val="24"/>
        </w:rPr>
        <w:t>das tomadas de decisão relativas aos postos de trabalho.</w:t>
      </w:r>
    </w:p>
    <w:p w14:paraId="69738C31" w14:textId="65E55E1C" w:rsidR="00D01B7A" w:rsidRDefault="008C21B9" w:rsidP="00A33E17">
      <w:pPr>
        <w:pStyle w:val="Texto"/>
        <w:tabs>
          <w:tab w:val="center" w:pos="4393"/>
          <w:tab w:val="left" w:pos="6045"/>
        </w:tabs>
        <w:jc w:val="left"/>
        <w:rPr>
          <w:szCs w:val="24"/>
        </w:rPr>
      </w:pPr>
      <w:r>
        <w:rPr>
          <w:szCs w:val="24"/>
        </w:rPr>
        <w:t>Este sistema permite que os próprios operários de linha tenham mais consciência do seu ritmo de trabalho, pois podem ver a produção na interface gráfica de supervisionamento</w:t>
      </w:r>
      <w:ins w:id="1104" w:author="Carlos Campos" w:date="2020-07-10T12:29:00Z">
        <w:r w:rsidR="00B87BC4">
          <w:rPr>
            <w:szCs w:val="24"/>
          </w:rPr>
          <w:t xml:space="preserve"> na </w:t>
        </w:r>
        <w:proofErr w:type="spellStart"/>
        <w:r w:rsidR="00B87BC4">
          <w:rPr>
            <w:szCs w:val="24"/>
          </w:rPr>
          <w:t>nav</w:t>
        </w:r>
        <w:proofErr w:type="spellEnd"/>
        <w:r w:rsidR="00B87BC4">
          <w:rPr>
            <w:szCs w:val="24"/>
          </w:rPr>
          <w:t xml:space="preserve"> de fabrico</w:t>
        </w:r>
      </w:ins>
      <w:r>
        <w:rPr>
          <w:szCs w:val="24"/>
        </w:rPr>
        <w:t xml:space="preserve">, e podem se comparar aos outros postos de trabalho.  </w:t>
      </w:r>
      <w:r w:rsidR="00D01B7A">
        <w:rPr>
          <w:szCs w:val="24"/>
        </w:rPr>
        <w:t xml:space="preserve">  </w:t>
      </w:r>
    </w:p>
    <w:p w14:paraId="1F0F2998" w14:textId="3854BCA9" w:rsidR="00D01B7A" w:rsidRDefault="00D01B7A" w:rsidP="00A33E17">
      <w:pPr>
        <w:pStyle w:val="Texto"/>
        <w:tabs>
          <w:tab w:val="center" w:pos="4393"/>
          <w:tab w:val="left" w:pos="6045"/>
        </w:tabs>
        <w:jc w:val="left"/>
        <w:rPr>
          <w:ins w:id="1105" w:author="Carlos Campos" w:date="2020-07-10T12:33:00Z"/>
          <w:szCs w:val="24"/>
        </w:rPr>
      </w:pPr>
      <w:r>
        <w:rPr>
          <w:szCs w:val="24"/>
        </w:rPr>
        <w:t>Durante a execução do trabalho surgiram algumas dificuldades devido</w:t>
      </w:r>
      <w:del w:id="1106" w:author="Carlos Campos" w:date="2020-07-10T11:55:00Z">
        <w:r w:rsidDel="000354B9">
          <w:rPr>
            <w:szCs w:val="24"/>
          </w:rPr>
          <w:delText xml:space="preserve"> á </w:delText>
        </w:r>
      </w:del>
      <w:ins w:id="1107" w:author="Carlos Campos" w:date="2020-07-10T11:55:00Z">
        <w:r w:rsidR="000354B9">
          <w:rPr>
            <w:szCs w:val="24"/>
          </w:rPr>
          <w:t xml:space="preserve"> à </w:t>
        </w:r>
      </w:ins>
      <w:r>
        <w:rPr>
          <w:szCs w:val="24"/>
        </w:rPr>
        <w:t>falta de conhecimentos, nomeadamente sobre leitura dos dados recebidos na porta série em sistema UNIX e a programação em JavaScript</w:t>
      </w:r>
      <w:r w:rsidR="008C21B9">
        <w:rPr>
          <w:szCs w:val="24"/>
        </w:rPr>
        <w:t xml:space="preserve">, especialmente na troca de informação entre </w:t>
      </w:r>
      <w:del w:id="1108" w:author="Carlos Campos" w:date="2020-07-10T12:30:00Z">
        <w:r w:rsidR="008C21B9" w:rsidDel="00B87BC4">
          <w:rPr>
            <w:szCs w:val="24"/>
          </w:rPr>
          <w:delText>a parte</w:delText>
        </w:r>
      </w:del>
      <w:ins w:id="1109" w:author="Carlos Campos" w:date="2020-07-10T12:30:00Z">
        <w:r w:rsidR="00B87BC4">
          <w:rPr>
            <w:szCs w:val="24"/>
          </w:rPr>
          <w:t>o</w:t>
        </w:r>
      </w:ins>
      <w:r w:rsidR="008C21B9">
        <w:rPr>
          <w:szCs w:val="24"/>
        </w:rPr>
        <w:t xml:space="preserve"> do servidor e </w:t>
      </w:r>
      <w:del w:id="1110" w:author="Carlos Campos" w:date="2020-07-10T12:30:00Z">
        <w:r w:rsidR="008C21B9" w:rsidDel="00B87BC4">
          <w:rPr>
            <w:szCs w:val="24"/>
          </w:rPr>
          <w:delText>a parte</w:delText>
        </w:r>
      </w:del>
      <w:ins w:id="1111" w:author="Carlos Campos" w:date="2020-07-10T12:30:00Z">
        <w:r w:rsidR="00B87BC4">
          <w:rPr>
            <w:szCs w:val="24"/>
          </w:rPr>
          <w:t>o módulo</w:t>
        </w:r>
      </w:ins>
      <w:r w:rsidR="008C21B9">
        <w:rPr>
          <w:szCs w:val="24"/>
        </w:rPr>
        <w:t xml:space="preserve"> do cliente. No entanto, estas dificuldades foram ultrapassadas com o estudo das </w:t>
      </w:r>
      <w:ins w:id="1112" w:author="Carlos Campos" w:date="2020-07-10T12:30:00Z">
        <w:r w:rsidR="00B87BC4">
          <w:rPr>
            <w:szCs w:val="24"/>
          </w:rPr>
          <w:t xml:space="preserve">respetivas </w:t>
        </w:r>
      </w:ins>
      <w:r w:rsidR="008C21B9">
        <w:rPr>
          <w:szCs w:val="24"/>
        </w:rPr>
        <w:t xml:space="preserve">matérias. </w:t>
      </w:r>
    </w:p>
    <w:p w14:paraId="7FD71331" w14:textId="076E1336" w:rsidR="00A936B1" w:rsidRDefault="00A936B1" w:rsidP="00A33E17">
      <w:pPr>
        <w:pStyle w:val="Texto"/>
        <w:tabs>
          <w:tab w:val="center" w:pos="4393"/>
          <w:tab w:val="left" w:pos="6045"/>
        </w:tabs>
        <w:jc w:val="left"/>
        <w:rPr>
          <w:szCs w:val="24"/>
        </w:rPr>
      </w:pPr>
      <w:ins w:id="1113" w:author="Carlos Campos" w:date="2020-07-10T12:33:00Z">
        <w:r w:rsidRPr="005521AD">
          <w:rPr>
            <w:szCs w:val="24"/>
          </w:rPr>
          <w:t>Este projeto permitiu adquirir conhecimentos na área das linguagens WEB, criação e gestão de sistemas de informaç</w:t>
        </w:r>
      </w:ins>
      <w:ins w:id="1114" w:author="Carlos Campos" w:date="2020-07-10T12:34:00Z">
        <w:r w:rsidRPr="00C37200">
          <w:rPr>
            <w:szCs w:val="24"/>
          </w:rPr>
          <w:t xml:space="preserve">ão. Por outro lado, ao realizar o trabalho em </w:t>
        </w:r>
        <w:proofErr w:type="spellStart"/>
        <w:r w:rsidRPr="00C37200">
          <w:rPr>
            <w:szCs w:val="24"/>
          </w:rPr>
          <w:t>contexo</w:t>
        </w:r>
        <w:proofErr w:type="spellEnd"/>
        <w:r w:rsidRPr="00C37200">
          <w:rPr>
            <w:szCs w:val="24"/>
          </w:rPr>
          <w:t xml:space="preserve"> </w:t>
        </w:r>
      </w:ins>
      <w:ins w:id="1115" w:author="Carlos Campos" w:date="2020-07-10T12:35:00Z">
        <w:r w:rsidRPr="00C37200">
          <w:rPr>
            <w:szCs w:val="24"/>
          </w:rPr>
          <w:lastRenderedPageBreak/>
          <w:t>empresarial</w:t>
        </w:r>
      </w:ins>
      <w:ins w:id="1116" w:author="Carlos Campos" w:date="2020-07-10T12:34:00Z">
        <w:r w:rsidRPr="00C37200">
          <w:rPr>
            <w:szCs w:val="24"/>
          </w:rPr>
          <w:t>,</w:t>
        </w:r>
      </w:ins>
      <w:ins w:id="1117" w:author="Carlos Campos" w:date="2020-07-10T12:35:00Z">
        <w:r w:rsidRPr="00C37200">
          <w:rPr>
            <w:szCs w:val="24"/>
          </w:rPr>
          <w:t xml:space="preserve"> permitiu ter uma maior envolvência com a </w:t>
        </w:r>
        <w:del w:id="1118" w:author="Andre Marques" w:date="2020-07-12T16:17:00Z">
          <w:r w:rsidRPr="00C37200" w:rsidDel="00C37200">
            <w:rPr>
              <w:szCs w:val="24"/>
            </w:rPr>
            <w:delText>industria</w:delText>
          </w:r>
        </w:del>
      </w:ins>
      <w:ins w:id="1119" w:author="Andre Marques" w:date="2020-07-12T16:17:00Z">
        <w:r w:rsidR="00C37200" w:rsidRPr="00C37200">
          <w:rPr>
            <w:szCs w:val="24"/>
            <w:rPrChange w:id="1120" w:author="Andre Marques" w:date="2020-07-12T16:18:00Z">
              <w:rPr>
                <w:szCs w:val="24"/>
                <w:highlight w:val="yellow"/>
              </w:rPr>
            </w:rPrChange>
          </w:rPr>
          <w:t>indústria</w:t>
        </w:r>
      </w:ins>
      <w:ins w:id="1121" w:author="Carlos Campos" w:date="2020-07-10T12:35:00Z">
        <w:r w:rsidRPr="005521AD">
          <w:rPr>
            <w:szCs w:val="24"/>
          </w:rPr>
          <w:t>, percebendo a sua dinâmica e modos de funcionamento</w:t>
        </w:r>
      </w:ins>
      <w:ins w:id="1122" w:author="Andre Marques" w:date="2020-07-12T16:17:00Z">
        <w:r w:rsidR="00C37200" w:rsidRPr="00C37200">
          <w:rPr>
            <w:szCs w:val="24"/>
            <w:rPrChange w:id="1123" w:author="Andre Marques" w:date="2020-07-12T16:18:00Z">
              <w:rPr>
                <w:szCs w:val="24"/>
                <w:highlight w:val="yellow"/>
              </w:rPr>
            </w:rPrChange>
          </w:rPr>
          <w:t>.</w:t>
        </w:r>
      </w:ins>
      <w:ins w:id="1124" w:author="Carlos Campos" w:date="2020-07-10T12:35:00Z">
        <w:del w:id="1125" w:author="Andre Marques" w:date="2020-07-12T16:17:00Z">
          <w:r w:rsidRPr="00C37200" w:rsidDel="00C37200">
            <w:rPr>
              <w:szCs w:val="24"/>
            </w:rPr>
            <w:delText xml:space="preserve"> …</w:delText>
          </w:r>
        </w:del>
      </w:ins>
      <w:ins w:id="1126" w:author="Carlos Campos" w:date="2020-07-10T12:36:00Z">
        <w:del w:id="1127" w:author="Andre Marques" w:date="2020-07-12T16:17:00Z">
          <w:r w:rsidRPr="00C37200" w:rsidDel="00C37200">
            <w:rPr>
              <w:szCs w:val="24"/>
            </w:rPr>
            <w:delText>….</w:delText>
          </w:r>
        </w:del>
      </w:ins>
    </w:p>
    <w:p w14:paraId="35012D5D" w14:textId="4A4A9EE4" w:rsidR="008C21B9" w:rsidRDefault="008C21B9" w:rsidP="00A33E17">
      <w:pPr>
        <w:pStyle w:val="Texto"/>
        <w:tabs>
          <w:tab w:val="center" w:pos="4393"/>
          <w:tab w:val="left" w:pos="6045"/>
        </w:tabs>
        <w:jc w:val="left"/>
        <w:rPr>
          <w:szCs w:val="24"/>
        </w:rPr>
      </w:pPr>
      <w:r>
        <w:rPr>
          <w:szCs w:val="24"/>
        </w:rPr>
        <w:t>Em projetos futuros poder-se-á implementar mais módulos de análise estatística, assim como:</w:t>
      </w:r>
    </w:p>
    <w:p w14:paraId="3F3B2947" w14:textId="28AC0B31" w:rsidR="008C21B9" w:rsidRDefault="008C21B9" w:rsidP="008C21B9">
      <w:pPr>
        <w:pStyle w:val="Texto"/>
        <w:numPr>
          <w:ilvl w:val="0"/>
          <w:numId w:val="43"/>
        </w:numPr>
        <w:tabs>
          <w:tab w:val="center" w:pos="4393"/>
          <w:tab w:val="left" w:pos="6045"/>
        </w:tabs>
        <w:jc w:val="left"/>
        <w:rPr>
          <w:szCs w:val="24"/>
        </w:rPr>
      </w:pPr>
      <w:r>
        <w:rPr>
          <w:szCs w:val="24"/>
        </w:rPr>
        <w:t>Previsões estatísticas com base nos dados armazenados</w:t>
      </w:r>
    </w:p>
    <w:p w14:paraId="571C1342" w14:textId="6DC1BEC3" w:rsidR="008C21B9" w:rsidRDefault="008C21B9" w:rsidP="008C21B9">
      <w:pPr>
        <w:pStyle w:val="Texto"/>
        <w:numPr>
          <w:ilvl w:val="0"/>
          <w:numId w:val="43"/>
        </w:numPr>
        <w:tabs>
          <w:tab w:val="center" w:pos="4393"/>
          <w:tab w:val="left" w:pos="6045"/>
        </w:tabs>
        <w:jc w:val="left"/>
        <w:rPr>
          <w:szCs w:val="24"/>
        </w:rPr>
      </w:pPr>
      <w:r>
        <w:rPr>
          <w:szCs w:val="24"/>
        </w:rPr>
        <w:t xml:space="preserve">Criação de padrões diários que permitam a deteção automática de picos </w:t>
      </w:r>
      <w:ins w:id="1128" w:author="Carlos Campos" w:date="2020-07-10T12:31:00Z">
        <w:r w:rsidR="00341E20">
          <w:rPr>
            <w:szCs w:val="24"/>
          </w:rPr>
          <w:t xml:space="preserve">ou quebras </w:t>
        </w:r>
      </w:ins>
      <w:r>
        <w:rPr>
          <w:szCs w:val="24"/>
        </w:rPr>
        <w:t>de trabalho</w:t>
      </w:r>
    </w:p>
    <w:p w14:paraId="6B36149D" w14:textId="5799ED3B" w:rsidR="008C21B9" w:rsidRDefault="00A37952" w:rsidP="008C21B9">
      <w:pPr>
        <w:pStyle w:val="Texto"/>
        <w:numPr>
          <w:ilvl w:val="0"/>
          <w:numId w:val="43"/>
        </w:numPr>
        <w:tabs>
          <w:tab w:val="center" w:pos="4393"/>
          <w:tab w:val="left" w:pos="6045"/>
        </w:tabs>
        <w:jc w:val="left"/>
        <w:rPr>
          <w:szCs w:val="24"/>
        </w:rPr>
      </w:pPr>
      <w:r>
        <w:rPr>
          <w:szCs w:val="24"/>
        </w:rPr>
        <w:t xml:space="preserve">Criação automática de </w:t>
      </w:r>
      <w:r w:rsidRPr="00341E20">
        <w:rPr>
          <w:i/>
          <w:szCs w:val="24"/>
          <w:rPrChange w:id="1129" w:author="Carlos Campos" w:date="2020-07-10T12:31:00Z">
            <w:rPr>
              <w:szCs w:val="24"/>
            </w:rPr>
          </w:rPrChange>
        </w:rPr>
        <w:t>backups</w:t>
      </w:r>
      <w:r>
        <w:rPr>
          <w:szCs w:val="24"/>
        </w:rPr>
        <w:t xml:space="preserve"> da base de dados</w:t>
      </w:r>
    </w:p>
    <w:bookmarkEnd w:id="1084"/>
    <w:p w14:paraId="2EB76AB8" w14:textId="689CF14A" w:rsidR="0068696D" w:rsidRPr="00A33E17" w:rsidRDefault="0068696D" w:rsidP="00A33E17">
      <w:pPr>
        <w:pStyle w:val="Texto"/>
        <w:tabs>
          <w:tab w:val="center" w:pos="4393"/>
          <w:tab w:val="left" w:pos="6045"/>
        </w:tabs>
        <w:jc w:val="left"/>
        <w:rPr>
          <w:szCs w:val="24"/>
        </w:rPr>
        <w:sectPr w:rsidR="0068696D" w:rsidRPr="00A33E17" w:rsidSect="00143BC0">
          <w:type w:val="oddPage"/>
          <w:pgSz w:w="11906" w:h="16838" w:code="9"/>
          <w:pgMar w:top="1418" w:right="1418" w:bottom="1418" w:left="1701" w:header="709" w:footer="567" w:gutter="0"/>
          <w:cols w:space="720"/>
        </w:sectPr>
      </w:pPr>
    </w:p>
    <w:p w14:paraId="4D85E2D8" w14:textId="77777777" w:rsidR="001B6414" w:rsidRDefault="00840933" w:rsidP="003647A9">
      <w:pPr>
        <w:pStyle w:val="Secononumerada"/>
        <w:rPr>
          <w:lang w:val="en-US"/>
        </w:rPr>
      </w:pPr>
      <w:bookmarkStart w:id="1130" w:name="_Toc444444318"/>
      <w:commentRangeStart w:id="1131"/>
      <w:proofErr w:type="spellStart"/>
      <w:r>
        <w:rPr>
          <w:lang w:val="en-US"/>
        </w:rPr>
        <w:lastRenderedPageBreak/>
        <w:t>Referências</w:t>
      </w:r>
      <w:proofErr w:type="spellEnd"/>
      <w:r>
        <w:rPr>
          <w:lang w:val="en-US"/>
        </w:rPr>
        <w:t xml:space="preserve"> </w:t>
      </w:r>
      <w:proofErr w:type="spellStart"/>
      <w:r>
        <w:rPr>
          <w:lang w:val="en-US"/>
        </w:rPr>
        <w:t>Documentais</w:t>
      </w:r>
      <w:bookmarkEnd w:id="1130"/>
      <w:commentRangeEnd w:id="1131"/>
      <w:proofErr w:type="spellEnd"/>
      <w:r w:rsidR="00A936B1">
        <w:rPr>
          <w:rStyle w:val="Refdecomentrio"/>
          <w:bCs w:val="0"/>
          <w:i w:val="0"/>
        </w:rPr>
        <w:commentReference w:id="1131"/>
      </w:r>
    </w:p>
    <w:p w14:paraId="5F2A1E0D" w14:textId="77777777" w:rsidR="00A135E9" w:rsidRPr="00937A26" w:rsidRDefault="00A135E9" w:rsidP="00A135E9">
      <w:pPr>
        <w:pStyle w:val="BibItemNum"/>
        <w:rPr>
          <w:sz w:val="32"/>
          <w:szCs w:val="24"/>
        </w:rPr>
      </w:pPr>
      <w:bookmarkStart w:id="1132" w:name="_Ref153776244"/>
      <w:r w:rsidRPr="00937A26">
        <w:rPr>
          <w:color w:val="000000"/>
          <w:szCs w:val="24"/>
          <w:shd w:val="clear" w:color="auto" w:fill="FFFFFF"/>
        </w:rPr>
        <w:t>MySQL</w:t>
      </w:r>
      <w:r>
        <w:t>—</w:t>
      </w:r>
      <w:r w:rsidRPr="00937A26">
        <w:rPr>
          <w:color w:val="000000"/>
          <w:szCs w:val="24"/>
          <w:shd w:val="clear" w:color="auto" w:fill="FFFFFF"/>
        </w:rPr>
        <w:t>MySQL 8.0 Reference Manual :: 1.3.1 What is MySQL?, 2020</w:t>
      </w:r>
    </w:p>
    <w:p w14:paraId="2C9B5C21" w14:textId="2531936E" w:rsidR="00A135E9" w:rsidRPr="00D63771" w:rsidRDefault="00A135E9" w:rsidP="00F722E0">
      <w:pPr>
        <w:pStyle w:val="BibItemNum"/>
        <w:rPr>
          <w:rPrChange w:id="1133" w:author="Carlos Campos" w:date="2020-07-08T09:35:00Z">
            <w:rPr>
              <w:lang w:val="pt-PT"/>
            </w:rPr>
          </w:rPrChange>
        </w:rPr>
      </w:pPr>
      <w:proofErr w:type="spellStart"/>
      <w:r w:rsidRPr="00D63771">
        <w:rPr>
          <w:rPrChange w:id="1134" w:author="Carlos Campos" w:date="2020-07-08T09:35:00Z">
            <w:rPr>
              <w:lang w:val="pt-PT"/>
            </w:rPr>
          </w:rPrChange>
        </w:rPr>
        <w:t>Invensis</w:t>
      </w:r>
      <w:proofErr w:type="spellEnd"/>
      <w:r w:rsidRPr="00D63771">
        <w:rPr>
          <w:rPrChange w:id="1135" w:author="Carlos Campos" w:date="2020-07-08T09:35:00Z">
            <w:rPr>
              <w:lang w:val="pt-PT"/>
            </w:rPr>
          </w:rPrChange>
        </w:rPr>
        <w:t xml:space="preserve"> Technologies. 2020. Benefits </w:t>
      </w:r>
      <w:proofErr w:type="gramStart"/>
      <w:r w:rsidRPr="00D63771">
        <w:rPr>
          <w:rPrChange w:id="1136" w:author="Carlos Campos" w:date="2020-07-08T09:35:00Z">
            <w:rPr>
              <w:lang w:val="pt-PT"/>
            </w:rPr>
          </w:rPrChange>
        </w:rPr>
        <w:t>Of</w:t>
      </w:r>
      <w:proofErr w:type="gramEnd"/>
      <w:r w:rsidRPr="00D63771">
        <w:rPr>
          <w:rPrChange w:id="1137" w:author="Carlos Campos" w:date="2020-07-08T09:35:00Z">
            <w:rPr>
              <w:lang w:val="pt-PT"/>
            </w:rPr>
          </w:rPrChange>
        </w:rPr>
        <w:t xml:space="preserve"> Python Over Other Programming Languages - </w:t>
      </w:r>
      <w:proofErr w:type="spellStart"/>
      <w:r w:rsidRPr="00D63771">
        <w:rPr>
          <w:rPrChange w:id="1138" w:author="Carlos Campos" w:date="2020-07-08T09:35:00Z">
            <w:rPr>
              <w:lang w:val="pt-PT"/>
            </w:rPr>
          </w:rPrChange>
        </w:rPr>
        <w:t>Invensis</w:t>
      </w:r>
      <w:proofErr w:type="spellEnd"/>
      <w:r w:rsidRPr="00D63771">
        <w:rPr>
          <w:rPrChange w:id="1139" w:author="Carlos Campos" w:date="2020-07-08T09:35:00Z">
            <w:rPr>
              <w:lang w:val="pt-PT"/>
            </w:rPr>
          </w:rPrChange>
        </w:rPr>
        <w:t xml:space="preserve"> Technologies. [online] Available at: &lt;https://www.invensis.net/blog/it/benefits-of-python-over-other-programming-languages/&gt;.</w:t>
      </w:r>
    </w:p>
    <w:p w14:paraId="79F19B9B" w14:textId="02AC8BFB" w:rsidR="00A135E9" w:rsidRPr="00D63771" w:rsidRDefault="00A135E9" w:rsidP="00F722E0">
      <w:pPr>
        <w:pStyle w:val="BibItemNum"/>
        <w:rPr>
          <w:rPrChange w:id="1140" w:author="Carlos Campos" w:date="2020-07-08T09:35:00Z">
            <w:rPr>
              <w:lang w:val="pt-PT"/>
            </w:rPr>
          </w:rPrChange>
        </w:rPr>
      </w:pPr>
      <w:r w:rsidRPr="00D63771">
        <w:rPr>
          <w:rPrChange w:id="1141" w:author="Carlos Campos" w:date="2020-07-08T09:35:00Z">
            <w:rPr>
              <w:lang w:val="pt-PT"/>
            </w:rPr>
          </w:rPrChange>
        </w:rPr>
        <w:t>Pythonbasics.org. 2020. What Is Flask Python - Python Tutorial. [online] Available at: &lt;https://pythonbasics.org/what-is-flask-python/&gt; [Accessed 7 July 2020].</w:t>
      </w:r>
    </w:p>
    <w:p w14:paraId="3082C3F9" w14:textId="0121B991" w:rsidR="00A135E9" w:rsidRPr="00D63771" w:rsidRDefault="00A135E9" w:rsidP="00F722E0">
      <w:pPr>
        <w:pStyle w:val="BibItemNum"/>
        <w:rPr>
          <w:rPrChange w:id="1142" w:author="Carlos Campos" w:date="2020-07-08T09:35:00Z">
            <w:rPr>
              <w:lang w:val="pt-PT"/>
            </w:rPr>
          </w:rPrChange>
        </w:rPr>
      </w:pPr>
      <w:r w:rsidRPr="00D63771">
        <w:rPr>
          <w:rPrChange w:id="1143" w:author="Carlos Campos" w:date="2020-07-08T09:35:00Z">
            <w:rPr>
              <w:lang w:val="pt-PT"/>
            </w:rPr>
          </w:rPrChange>
        </w:rPr>
        <w:t xml:space="preserve">Medium. 2020. Jinja2 Explained In 5 </w:t>
      </w:r>
      <w:proofErr w:type="gramStart"/>
      <w:r w:rsidRPr="00D63771">
        <w:rPr>
          <w:rPrChange w:id="1144" w:author="Carlos Campos" w:date="2020-07-08T09:35:00Z">
            <w:rPr>
              <w:lang w:val="pt-PT"/>
            </w:rPr>
          </w:rPrChange>
        </w:rPr>
        <w:t>Minutes!.</w:t>
      </w:r>
      <w:proofErr w:type="gramEnd"/>
      <w:r w:rsidRPr="00D63771">
        <w:rPr>
          <w:rPrChange w:id="1145" w:author="Carlos Campos" w:date="2020-07-08T09:35:00Z">
            <w:rPr>
              <w:lang w:val="pt-PT"/>
            </w:rPr>
          </w:rPrChange>
        </w:rPr>
        <w:t xml:space="preserve"> [online] Available at: &lt;https://codeburst.io/jinja-2-explained-in-5-minutes-88548486834e&gt; [Accessed 7 July 2020].</w:t>
      </w:r>
    </w:p>
    <w:p w14:paraId="05D8AB8C" w14:textId="375CB157" w:rsidR="00A135E9" w:rsidRPr="00D63771" w:rsidRDefault="00A135E9" w:rsidP="00F722E0">
      <w:pPr>
        <w:pStyle w:val="BibItemNum"/>
        <w:rPr>
          <w:rPrChange w:id="1146" w:author="Carlos Campos" w:date="2020-07-08T09:35:00Z">
            <w:rPr>
              <w:lang w:val="pt-PT"/>
            </w:rPr>
          </w:rPrChange>
        </w:rPr>
      </w:pPr>
      <w:r w:rsidRPr="00D63771">
        <w:rPr>
          <w:rPrChange w:id="1147" w:author="Carlos Campos" w:date="2020-07-08T09:35:00Z">
            <w:rPr>
              <w:lang w:val="pt-PT"/>
            </w:rPr>
          </w:rPrChange>
        </w:rPr>
        <w:t xml:space="preserve">EDUCBA. 2020. How </w:t>
      </w:r>
      <w:proofErr w:type="spellStart"/>
      <w:r w:rsidRPr="00D63771">
        <w:rPr>
          <w:rPrChange w:id="1148" w:author="Carlos Campos" w:date="2020-07-08T09:35:00Z">
            <w:rPr>
              <w:lang w:val="pt-PT"/>
            </w:rPr>
          </w:rPrChange>
        </w:rPr>
        <w:t>Javascript</w:t>
      </w:r>
      <w:proofErr w:type="spellEnd"/>
      <w:r w:rsidRPr="00D63771">
        <w:rPr>
          <w:rPrChange w:id="1149" w:author="Carlos Campos" w:date="2020-07-08T09:35:00Z">
            <w:rPr>
              <w:lang w:val="pt-PT"/>
            </w:rPr>
          </w:rPrChange>
        </w:rPr>
        <w:t xml:space="preserve"> Works? | Understanding On How </w:t>
      </w:r>
      <w:proofErr w:type="spellStart"/>
      <w:r w:rsidRPr="00D63771">
        <w:rPr>
          <w:rPrChange w:id="1150" w:author="Carlos Campos" w:date="2020-07-08T09:35:00Z">
            <w:rPr>
              <w:lang w:val="pt-PT"/>
            </w:rPr>
          </w:rPrChange>
        </w:rPr>
        <w:t>Javascript</w:t>
      </w:r>
      <w:proofErr w:type="spellEnd"/>
      <w:r w:rsidRPr="00D63771">
        <w:rPr>
          <w:rPrChange w:id="1151" w:author="Carlos Campos" w:date="2020-07-08T09:35:00Z">
            <w:rPr>
              <w:lang w:val="pt-PT"/>
            </w:rPr>
          </w:rPrChange>
        </w:rPr>
        <w:t xml:space="preserve"> </w:t>
      </w:r>
      <w:proofErr w:type="gramStart"/>
      <w:r w:rsidRPr="00D63771">
        <w:rPr>
          <w:rPrChange w:id="1152" w:author="Carlos Campos" w:date="2020-07-08T09:35:00Z">
            <w:rPr>
              <w:lang w:val="pt-PT"/>
            </w:rPr>
          </w:rPrChange>
        </w:rPr>
        <w:t>Functions?.</w:t>
      </w:r>
      <w:proofErr w:type="gramEnd"/>
      <w:r w:rsidRPr="00D63771">
        <w:rPr>
          <w:rPrChange w:id="1153" w:author="Carlos Campos" w:date="2020-07-08T09:35:00Z">
            <w:rPr>
              <w:lang w:val="pt-PT"/>
            </w:rPr>
          </w:rPrChange>
        </w:rPr>
        <w:t xml:space="preserve"> [online] Available at: &lt;https://www.educba.com/how-javascript-works/&gt; [Accessed 7 July 2020].</w:t>
      </w:r>
    </w:p>
    <w:p w14:paraId="7A0C3A42" w14:textId="64A8C8BA" w:rsidR="00446443" w:rsidRPr="00D63771" w:rsidRDefault="00446443" w:rsidP="00F722E0">
      <w:pPr>
        <w:pStyle w:val="BibItemNum"/>
        <w:rPr>
          <w:rPrChange w:id="1154" w:author="Carlos Campos" w:date="2020-07-08T09:35:00Z">
            <w:rPr>
              <w:lang w:val="pt-PT"/>
            </w:rPr>
          </w:rPrChange>
        </w:rPr>
      </w:pPr>
      <w:proofErr w:type="spellStart"/>
      <w:r w:rsidRPr="00D63771">
        <w:rPr>
          <w:rPrChange w:id="1155" w:author="Carlos Campos" w:date="2020-07-08T09:35:00Z">
            <w:rPr>
              <w:lang w:val="pt-PT"/>
            </w:rPr>
          </w:rPrChange>
        </w:rPr>
        <w:t>js.foundation</w:t>
      </w:r>
      <w:proofErr w:type="spellEnd"/>
      <w:r w:rsidRPr="00D63771">
        <w:rPr>
          <w:rPrChange w:id="1156" w:author="Carlos Campos" w:date="2020-07-08T09:35:00Z">
            <w:rPr>
              <w:lang w:val="pt-PT"/>
            </w:rPr>
          </w:rPrChange>
        </w:rPr>
        <w:t xml:space="preserve">, J., 2020. </w:t>
      </w:r>
      <w:proofErr w:type="spellStart"/>
      <w:r w:rsidRPr="00D63771">
        <w:rPr>
          <w:rPrChange w:id="1157" w:author="Carlos Campos" w:date="2020-07-08T09:35:00Z">
            <w:rPr>
              <w:lang w:val="pt-PT"/>
            </w:rPr>
          </w:rPrChange>
        </w:rPr>
        <w:t>Jquery</w:t>
      </w:r>
      <w:proofErr w:type="spellEnd"/>
      <w:r w:rsidRPr="00D63771">
        <w:rPr>
          <w:rPrChange w:id="1158" w:author="Carlos Campos" w:date="2020-07-08T09:35:00Z">
            <w:rPr>
              <w:lang w:val="pt-PT"/>
            </w:rPr>
          </w:rPrChange>
        </w:rPr>
        <w:t>. [online] Jquery.com. Available at: &lt;https://jquery.com/&gt; [Accessed 7 July 2020].</w:t>
      </w:r>
    </w:p>
    <w:p w14:paraId="3A2961A3" w14:textId="723ACB3E" w:rsidR="00446443" w:rsidRPr="00D63771" w:rsidRDefault="00446443" w:rsidP="00F722E0">
      <w:pPr>
        <w:pStyle w:val="BibItemNum"/>
        <w:rPr>
          <w:rPrChange w:id="1159" w:author="Carlos Campos" w:date="2020-07-08T09:35:00Z">
            <w:rPr>
              <w:lang w:val="pt-PT"/>
            </w:rPr>
          </w:rPrChange>
        </w:rPr>
      </w:pPr>
      <w:r>
        <w:rPr>
          <w:rFonts w:ascii="Arial" w:hAnsi="Arial" w:cs="Arial"/>
          <w:color w:val="000000"/>
          <w:sz w:val="20"/>
          <w:shd w:val="clear" w:color="auto" w:fill="FFFFFF"/>
        </w:rPr>
        <w:t>MDN Web Docs. 2020. </w:t>
      </w:r>
      <w:r>
        <w:rPr>
          <w:rFonts w:ascii="Arial" w:hAnsi="Arial" w:cs="Arial"/>
          <w:i/>
          <w:iCs/>
          <w:color w:val="000000"/>
          <w:sz w:val="20"/>
          <w:shd w:val="clear" w:color="auto" w:fill="FFFFFF"/>
        </w:rPr>
        <w:t>Ajax</w:t>
      </w:r>
      <w:r>
        <w:rPr>
          <w:rFonts w:ascii="Arial" w:hAnsi="Arial" w:cs="Arial"/>
          <w:color w:val="000000"/>
          <w:sz w:val="20"/>
          <w:shd w:val="clear" w:color="auto" w:fill="FFFFFF"/>
        </w:rPr>
        <w:t>. [online] Available at: &lt;https://developer.mozilla.org/en-US/docs/Web/Guide/AJAX&gt; [Accessed 7 July 2020].</w:t>
      </w:r>
    </w:p>
    <w:p w14:paraId="549407B4" w14:textId="5EF55B0F" w:rsidR="00446443" w:rsidRPr="00D63771" w:rsidRDefault="00446443" w:rsidP="00F722E0">
      <w:pPr>
        <w:pStyle w:val="BibItemNum"/>
        <w:rPr>
          <w:rPrChange w:id="1160" w:author="Carlos Campos" w:date="2020-07-08T09:35:00Z">
            <w:rPr>
              <w:lang w:val="pt-PT"/>
            </w:rPr>
          </w:rPrChange>
        </w:rPr>
      </w:pPr>
      <w:proofErr w:type="spellStart"/>
      <w:r>
        <w:rPr>
          <w:rFonts w:ascii="Arial" w:hAnsi="Arial" w:cs="Arial"/>
          <w:color w:val="000000"/>
          <w:sz w:val="20"/>
          <w:shd w:val="clear" w:color="auto" w:fill="FFFFFF"/>
        </w:rPr>
        <w:t>js.foundation</w:t>
      </w:r>
      <w:proofErr w:type="spellEnd"/>
      <w:r>
        <w:rPr>
          <w:rFonts w:ascii="Arial" w:hAnsi="Arial" w:cs="Arial"/>
          <w:color w:val="000000"/>
          <w:sz w:val="20"/>
          <w:shd w:val="clear" w:color="auto" w:fill="FFFFFF"/>
        </w:rPr>
        <w:t>, J., 2020. </w:t>
      </w:r>
      <w:proofErr w:type="spellStart"/>
      <w:r>
        <w:rPr>
          <w:rFonts w:ascii="Arial" w:hAnsi="Arial" w:cs="Arial"/>
          <w:i/>
          <w:iCs/>
          <w:color w:val="000000"/>
          <w:sz w:val="20"/>
          <w:shd w:val="clear" w:color="auto" w:fill="FFFFFF"/>
        </w:rPr>
        <w:t>Jquery.Ajax</w:t>
      </w:r>
      <w:proofErr w:type="spellEnd"/>
      <w:r>
        <w:rPr>
          <w:rFonts w:ascii="Arial" w:hAnsi="Arial" w:cs="Arial"/>
          <w:i/>
          <w:iCs/>
          <w:color w:val="000000"/>
          <w:sz w:val="20"/>
          <w:shd w:val="clear" w:color="auto" w:fill="FFFFFF"/>
        </w:rPr>
        <w:t xml:space="preserve">() | </w:t>
      </w:r>
      <w:proofErr w:type="spellStart"/>
      <w:r>
        <w:rPr>
          <w:rFonts w:ascii="Arial" w:hAnsi="Arial" w:cs="Arial"/>
          <w:i/>
          <w:iCs/>
          <w:color w:val="000000"/>
          <w:sz w:val="20"/>
          <w:shd w:val="clear" w:color="auto" w:fill="FFFFFF"/>
        </w:rPr>
        <w:t>Jquery</w:t>
      </w:r>
      <w:proofErr w:type="spellEnd"/>
      <w:r>
        <w:rPr>
          <w:rFonts w:ascii="Arial" w:hAnsi="Arial" w:cs="Arial"/>
          <w:i/>
          <w:iCs/>
          <w:color w:val="000000"/>
          <w:sz w:val="20"/>
          <w:shd w:val="clear" w:color="auto" w:fill="FFFFFF"/>
        </w:rPr>
        <w:t xml:space="preserve"> API Documentation</w:t>
      </w:r>
      <w:r>
        <w:rPr>
          <w:rFonts w:ascii="Arial" w:hAnsi="Arial" w:cs="Arial"/>
          <w:color w:val="000000"/>
          <w:sz w:val="20"/>
          <w:shd w:val="clear" w:color="auto" w:fill="FFFFFF"/>
        </w:rPr>
        <w:t>. [online] Api.jquery.com. Available at: &lt;https://api.jquery.com/jQuery.ajax/&gt; [Accessed 7 July 2020].</w:t>
      </w:r>
    </w:p>
    <w:p w14:paraId="05B33D6C" w14:textId="112BE9CC" w:rsidR="00446443" w:rsidRPr="00D63771" w:rsidRDefault="00446443" w:rsidP="00F722E0">
      <w:pPr>
        <w:pStyle w:val="BibItemNum"/>
        <w:rPr>
          <w:rPrChange w:id="1161" w:author="Carlos Campos" w:date="2020-07-08T09:35:00Z">
            <w:rPr>
              <w:lang w:val="pt-PT"/>
            </w:rPr>
          </w:rPrChange>
        </w:rPr>
      </w:pPr>
      <w:r>
        <w:rPr>
          <w:rFonts w:ascii="Arial" w:hAnsi="Arial" w:cs="Arial"/>
          <w:color w:val="000000"/>
          <w:sz w:val="20"/>
          <w:shd w:val="clear" w:color="auto" w:fill="FFFFFF"/>
        </w:rPr>
        <w:t>Json.org. 2020. </w:t>
      </w:r>
      <w:r>
        <w:rPr>
          <w:rFonts w:ascii="Arial" w:hAnsi="Arial" w:cs="Arial"/>
          <w:i/>
          <w:iCs/>
          <w:color w:val="000000"/>
          <w:sz w:val="20"/>
          <w:shd w:val="clear" w:color="auto" w:fill="FFFFFF"/>
        </w:rPr>
        <w:t>JSON</w:t>
      </w:r>
      <w:r>
        <w:rPr>
          <w:rFonts w:ascii="Arial" w:hAnsi="Arial" w:cs="Arial"/>
          <w:color w:val="000000"/>
          <w:sz w:val="20"/>
          <w:shd w:val="clear" w:color="auto" w:fill="FFFFFF"/>
        </w:rPr>
        <w:t>. [online] Available at: &lt;https://www.json.org/json-en.html&gt; [Accessed 7 July 2020].</w:t>
      </w:r>
    </w:p>
    <w:p w14:paraId="5CB4E231" w14:textId="5FC187C2" w:rsidR="00446443" w:rsidRPr="00D63771" w:rsidRDefault="00446443" w:rsidP="00F722E0">
      <w:pPr>
        <w:pStyle w:val="BibItemNum"/>
        <w:rPr>
          <w:rPrChange w:id="1162" w:author="Carlos Campos" w:date="2020-07-08T09:35:00Z">
            <w:rPr>
              <w:lang w:val="pt-PT"/>
            </w:rPr>
          </w:rPrChange>
        </w:rPr>
      </w:pPr>
      <w:r w:rsidRPr="00D63771">
        <w:rPr>
          <w:rPrChange w:id="1163" w:author="Carlos Campos" w:date="2020-07-08T09:35:00Z">
            <w:rPr>
              <w:lang w:val="pt-PT"/>
            </w:rPr>
          </w:rPrChange>
        </w:rPr>
        <w:t>Weis, O., 2020. Serial Communication Programming Tutorial [</w:t>
      </w:r>
      <w:proofErr w:type="spellStart"/>
      <w:r w:rsidRPr="00D63771">
        <w:rPr>
          <w:rPrChange w:id="1164" w:author="Carlos Campos" w:date="2020-07-08T09:35:00Z">
            <w:rPr>
              <w:lang w:val="pt-PT"/>
            </w:rPr>
          </w:rPrChange>
        </w:rPr>
        <w:t>Eltima</w:t>
      </w:r>
      <w:proofErr w:type="spellEnd"/>
      <w:r w:rsidRPr="00D63771">
        <w:rPr>
          <w:rPrChange w:id="1165" w:author="Carlos Campos" w:date="2020-07-08T09:35:00Z">
            <w:rPr>
              <w:lang w:val="pt-PT"/>
            </w:rPr>
          </w:rPrChange>
        </w:rPr>
        <w:t xml:space="preserve"> Software]. [online] </w:t>
      </w:r>
      <w:proofErr w:type="spellStart"/>
      <w:r w:rsidRPr="00D63771">
        <w:rPr>
          <w:rPrChange w:id="1166" w:author="Carlos Campos" w:date="2020-07-08T09:35:00Z">
            <w:rPr>
              <w:lang w:val="pt-PT"/>
            </w:rPr>
          </w:rPrChange>
        </w:rPr>
        <w:t>Eltima</w:t>
      </w:r>
      <w:proofErr w:type="spellEnd"/>
      <w:r w:rsidRPr="00D63771">
        <w:rPr>
          <w:rPrChange w:id="1167" w:author="Carlos Campos" w:date="2020-07-08T09:35:00Z">
            <w:rPr>
              <w:lang w:val="pt-PT"/>
            </w:rPr>
          </w:rPrChange>
        </w:rPr>
        <w:t xml:space="preserve"> Software. Available at: &lt;https://www.eltima.com/serial-programming-for-windows-and-linux.html&gt; [Accessed 7 July 2020].</w:t>
      </w:r>
    </w:p>
    <w:p w14:paraId="1E8210DE" w14:textId="5062BADC" w:rsidR="00446443" w:rsidRPr="00D63771" w:rsidRDefault="00446443" w:rsidP="00F722E0">
      <w:pPr>
        <w:pStyle w:val="BibItemNum"/>
        <w:rPr>
          <w:rPrChange w:id="1168" w:author="Carlos Campos" w:date="2020-07-08T09:35:00Z">
            <w:rPr>
              <w:lang w:val="pt-PT"/>
            </w:rPr>
          </w:rPrChange>
        </w:rPr>
      </w:pPr>
      <w:r w:rsidRPr="00D63771">
        <w:rPr>
          <w:rPrChange w:id="1169" w:author="Carlos Campos" w:date="2020-07-08T09:35:00Z">
            <w:rPr>
              <w:lang w:val="pt-PT"/>
            </w:rPr>
          </w:rPrChange>
        </w:rPr>
        <w:t xml:space="preserve">Man7.org. 2020. </w:t>
      </w:r>
      <w:proofErr w:type="spellStart"/>
      <w:proofErr w:type="gramStart"/>
      <w:r w:rsidRPr="00D63771">
        <w:rPr>
          <w:rPrChange w:id="1170" w:author="Carlos Campos" w:date="2020-07-08T09:35:00Z">
            <w:rPr>
              <w:lang w:val="pt-PT"/>
            </w:rPr>
          </w:rPrChange>
        </w:rPr>
        <w:t>Termios</w:t>
      </w:r>
      <w:proofErr w:type="spellEnd"/>
      <w:r w:rsidRPr="00D63771">
        <w:rPr>
          <w:rPrChange w:id="1171" w:author="Carlos Campos" w:date="2020-07-08T09:35:00Z">
            <w:rPr>
              <w:lang w:val="pt-PT"/>
            </w:rPr>
          </w:rPrChange>
        </w:rPr>
        <w:t>(</w:t>
      </w:r>
      <w:proofErr w:type="gramEnd"/>
      <w:r w:rsidRPr="00D63771">
        <w:rPr>
          <w:rPrChange w:id="1172" w:author="Carlos Campos" w:date="2020-07-08T09:35:00Z">
            <w:rPr>
              <w:lang w:val="pt-PT"/>
            </w:rPr>
          </w:rPrChange>
        </w:rPr>
        <w:t>3) - Linux Manual Page. [online] Available at: &lt;https://man7.org/linux/man-pages/man3/termios.3.html&gt; [Accessed 7 July 2020].</w:t>
      </w:r>
    </w:p>
    <w:bookmarkEnd w:id="1132"/>
    <w:p w14:paraId="169EFEE7" w14:textId="2D5EB155" w:rsidR="00900626" w:rsidRPr="00900626" w:rsidRDefault="00900626" w:rsidP="00744A0E">
      <w:pPr>
        <w:pStyle w:val="BibItemNum"/>
        <w:sectPr w:rsidR="00900626" w:rsidRPr="00900626" w:rsidSect="00143BC0">
          <w:type w:val="oddPage"/>
          <w:pgSz w:w="11906" w:h="16838" w:code="9"/>
          <w:pgMar w:top="1418" w:right="1418" w:bottom="1418" w:left="1701" w:header="709" w:footer="567" w:gutter="0"/>
          <w:cols w:space="720"/>
        </w:sectPr>
      </w:pPr>
    </w:p>
    <w:p w14:paraId="26107407" w14:textId="6C91B877" w:rsidR="000F234A" w:rsidRPr="003D622C" w:rsidRDefault="000F234A" w:rsidP="000F234A">
      <w:pPr>
        <w:pStyle w:val="Secononumerada"/>
        <w:rPr>
          <w:lang w:val="en-GB"/>
        </w:rPr>
      </w:pPr>
    </w:p>
    <w:p w14:paraId="7979A8D2" w14:textId="7A76D8F4" w:rsidR="003D622C" w:rsidRPr="003D622C" w:rsidRDefault="003D622C" w:rsidP="003D622C">
      <w:pPr>
        <w:pStyle w:val="Listacommarcas"/>
        <w:numPr>
          <w:ilvl w:val="0"/>
          <w:numId w:val="0"/>
        </w:numPr>
        <w:rPr>
          <w:lang w:val="en-GB"/>
        </w:rPr>
      </w:pPr>
    </w:p>
    <w:sectPr w:rsidR="003D622C" w:rsidRPr="003D622C" w:rsidSect="00143BC0">
      <w:headerReference w:type="even" r:id="rId41"/>
      <w:type w:val="oddPage"/>
      <w:pgSz w:w="11906" w:h="16838" w:code="9"/>
      <w:pgMar w:top="1418" w:right="1418" w:bottom="1418" w:left="1701" w:header="709"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1" w:author="Carlos Campos" w:date="2020-07-10T10:54:00Z" w:initials="CC">
    <w:p w14:paraId="74F149B3" w14:textId="7CDA454B" w:rsidR="00D330EA" w:rsidRDefault="00D330EA">
      <w:pPr>
        <w:pStyle w:val="Textodecomentrio"/>
      </w:pPr>
      <w:r>
        <w:rPr>
          <w:rStyle w:val="Refdecomentrio"/>
        </w:rPr>
        <w:annotationRef/>
      </w:r>
      <w:r>
        <w:t>Não esquecer que a parte de aquisição de dados também conta para o trabalho.</w:t>
      </w:r>
    </w:p>
  </w:comment>
  <w:comment w:id="172" w:author="Andre Marques" w:date="2020-07-12T16:46:00Z" w:initials="AM">
    <w:p w14:paraId="62D816DC" w14:textId="16F1F441" w:rsidR="00D330EA" w:rsidRDefault="00D330EA">
      <w:pPr>
        <w:pStyle w:val="Textodecomentrio"/>
      </w:pPr>
      <w:r>
        <w:rPr>
          <w:rStyle w:val="Refdecomentrio"/>
        </w:rPr>
        <w:annotationRef/>
      </w:r>
    </w:p>
  </w:comment>
  <w:comment w:id="180" w:author="Carlos Campos" w:date="2020-07-10T10:56:00Z" w:initials="CC">
    <w:p w14:paraId="6EE3CC5C" w14:textId="77777777" w:rsidR="00D330EA" w:rsidRDefault="00D330EA">
      <w:pPr>
        <w:pStyle w:val="Textodecomentrio"/>
      </w:pPr>
      <w:r>
        <w:rPr>
          <w:rStyle w:val="Refdecomentrio"/>
        </w:rPr>
        <w:annotationRef/>
      </w:r>
      <w:r>
        <w:t>3.ª pessoa do singular</w:t>
      </w:r>
    </w:p>
    <w:p w14:paraId="6A093F4F" w14:textId="04E67BB4" w:rsidR="00D330EA" w:rsidRDefault="00D330EA">
      <w:pPr>
        <w:pStyle w:val="Textodecomentrio"/>
      </w:pPr>
      <w:r>
        <w:t>Termos em inglês devem estar em itálico.</w:t>
      </w:r>
    </w:p>
  </w:comment>
  <w:comment w:id="252" w:author="Carlos Campos" w:date="2020-07-10T10:59:00Z" w:initials="CC">
    <w:p w14:paraId="362ED8F0" w14:textId="1FD39848" w:rsidR="00D330EA" w:rsidRDefault="00D330EA">
      <w:pPr>
        <w:pStyle w:val="Textodecomentrio"/>
      </w:pPr>
      <w:r>
        <w:rPr>
          <w:rStyle w:val="Refdecomentrio"/>
        </w:rPr>
        <w:annotationRef/>
      </w:r>
      <w:r>
        <w:t>Ou USB?</w:t>
      </w:r>
    </w:p>
  </w:comment>
  <w:comment w:id="269" w:author="Carlos Campos" w:date="2020-07-10T11:00:00Z" w:initials="CC">
    <w:p w14:paraId="6C7FCC45" w14:textId="0084985D" w:rsidR="00D330EA" w:rsidRDefault="00D330EA">
      <w:pPr>
        <w:pStyle w:val="Textodecomentrio"/>
      </w:pPr>
      <w:r>
        <w:rPr>
          <w:rStyle w:val="Refdecomentrio"/>
        </w:rPr>
        <w:annotationRef/>
      </w:r>
      <w:proofErr w:type="spellStart"/>
      <w:r>
        <w:t>Refrencias</w:t>
      </w:r>
      <w:proofErr w:type="spellEnd"/>
      <w:r>
        <w:t xml:space="preserve"> às figuras:</w:t>
      </w:r>
      <w:r>
        <w:br/>
        <w:t>como se pode ver na figura x</w:t>
      </w:r>
      <w:r>
        <w:br/>
        <w:t>como se apresenta…</w:t>
      </w:r>
      <w:r>
        <w:br/>
      </w:r>
      <w:r>
        <w:br/>
        <w:t>…</w:t>
      </w:r>
    </w:p>
  </w:comment>
  <w:comment w:id="277" w:author="Carlos Campos" w:date="2020-07-10T11:01:00Z" w:initials="CC">
    <w:p w14:paraId="79D5D14B" w14:textId="7F498CEC" w:rsidR="00D330EA" w:rsidRDefault="00D330EA">
      <w:pPr>
        <w:pStyle w:val="Textodecomentrio"/>
      </w:pPr>
      <w:r>
        <w:rPr>
          <w:rStyle w:val="Refdecomentrio"/>
        </w:rPr>
        <w:annotationRef/>
      </w:r>
      <w:r>
        <w:t>Verifique a formatação do texto, tem vários problemas destes.</w:t>
      </w:r>
    </w:p>
  </w:comment>
  <w:comment w:id="1131" w:author="Carlos Campos" w:date="2020-07-10T12:36:00Z" w:initials="CC">
    <w:p w14:paraId="139FBA35" w14:textId="5791F435" w:rsidR="00D330EA" w:rsidRDefault="00D330EA">
      <w:pPr>
        <w:pStyle w:val="Textodecomentrio"/>
      </w:pPr>
      <w:r>
        <w:rPr>
          <w:rStyle w:val="Refdecomentrio"/>
        </w:rPr>
        <w:annotationRef/>
      </w:r>
      <w:r>
        <w:t>Referências no texto a esta bibliografia, existe?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F149B3" w15:done="0"/>
  <w15:commentEx w15:paraId="62D816DC" w15:paraIdParent="74F149B3" w15:done="0"/>
  <w15:commentEx w15:paraId="6A093F4F" w15:done="0"/>
  <w15:commentEx w15:paraId="362ED8F0" w15:done="0"/>
  <w15:commentEx w15:paraId="6C7FCC45" w15:done="0"/>
  <w15:commentEx w15:paraId="79D5D14B" w15:done="0"/>
  <w15:commentEx w15:paraId="139FBA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5BCFE" w16cex:dateUtc="2020-07-12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F149B3" w16cid:durableId="22B5AF46"/>
  <w16cid:commentId w16cid:paraId="62D816DC" w16cid:durableId="22B5BCFE"/>
  <w16cid:commentId w16cid:paraId="6A093F4F" w16cid:durableId="22B5AF47"/>
  <w16cid:commentId w16cid:paraId="362ED8F0" w16cid:durableId="22B5AF48"/>
  <w16cid:commentId w16cid:paraId="6C7FCC45" w16cid:durableId="22B5AF49"/>
  <w16cid:commentId w16cid:paraId="79D5D14B" w16cid:durableId="22B5AF4A"/>
  <w16cid:commentId w16cid:paraId="139FBA35" w16cid:durableId="22B5A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7DDE9" w14:textId="77777777" w:rsidR="004350F6" w:rsidRDefault="004350F6">
      <w:r>
        <w:separator/>
      </w:r>
    </w:p>
    <w:p w14:paraId="7B68F6C7" w14:textId="77777777" w:rsidR="004350F6" w:rsidRDefault="004350F6"/>
  </w:endnote>
  <w:endnote w:type="continuationSeparator" w:id="0">
    <w:p w14:paraId="40715A70" w14:textId="77777777" w:rsidR="004350F6" w:rsidRDefault="004350F6">
      <w:r>
        <w:continuationSeparator/>
      </w:r>
    </w:p>
    <w:p w14:paraId="57A75174" w14:textId="77777777" w:rsidR="004350F6" w:rsidRDefault="004350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06BB5" w14:textId="77777777" w:rsidR="00D330EA" w:rsidRDefault="00D330EA" w:rsidP="00C723AF">
    <w:pPr>
      <w:framePr w:wrap="around" w:vAnchor="text" w:hAnchor="margin" w:xAlign="center" w:y="1"/>
    </w:pPr>
    <w:r>
      <w:fldChar w:fldCharType="begin"/>
    </w:r>
    <w:r>
      <w:instrText xml:space="preserve">PAGE  </w:instrText>
    </w:r>
    <w:r>
      <w:fldChar w:fldCharType="end"/>
    </w:r>
  </w:p>
  <w:p w14:paraId="6BF0D5D1" w14:textId="77777777" w:rsidR="00D330EA" w:rsidRDefault="00D330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8657" w14:textId="77777777" w:rsidR="00D330EA" w:rsidRPr="004C22C4" w:rsidRDefault="00D330EA">
    <w:pPr>
      <w:pStyle w:val="Rodap"/>
      <w:rPr>
        <w:i/>
        <w:sz w:val="18"/>
        <w:szCs w:val="18"/>
      </w:rPr>
    </w:pPr>
    <w:r w:rsidRPr="004C22C4">
      <w:rPr>
        <w:i/>
        <w:sz w:val="18"/>
        <w:szCs w:val="18"/>
      </w:rPr>
      <w:tab/>
    </w:r>
    <w:r w:rsidRPr="004C22C4">
      <w:rPr>
        <w:rStyle w:val="Nmerodepgina"/>
        <w:i/>
        <w:sz w:val="18"/>
        <w:szCs w:val="18"/>
      </w:rPr>
      <w:fldChar w:fldCharType="begin"/>
    </w:r>
    <w:r w:rsidRPr="004C22C4">
      <w:rPr>
        <w:rStyle w:val="Nmerodepgina"/>
        <w:i/>
        <w:sz w:val="18"/>
        <w:szCs w:val="18"/>
      </w:rPr>
      <w:instrText xml:space="preserve"> PAGE </w:instrText>
    </w:r>
    <w:r w:rsidRPr="004C22C4">
      <w:rPr>
        <w:rStyle w:val="Nmerodepgina"/>
        <w:i/>
        <w:sz w:val="18"/>
        <w:szCs w:val="18"/>
      </w:rPr>
      <w:fldChar w:fldCharType="separate"/>
    </w:r>
    <w:r>
      <w:rPr>
        <w:rStyle w:val="Nmerodepgina"/>
        <w:i/>
        <w:noProof/>
        <w:sz w:val="18"/>
        <w:szCs w:val="18"/>
      </w:rPr>
      <w:t>ii</w:t>
    </w:r>
    <w:r w:rsidRPr="004C22C4">
      <w:rPr>
        <w:rStyle w:val="Nmerodepgina"/>
        <w:i/>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19408" w14:textId="77777777" w:rsidR="00D330EA" w:rsidRPr="00C723AF" w:rsidRDefault="00D330EA" w:rsidP="004A4044">
    <w:pPr>
      <w:pStyle w:val="Rodap"/>
      <w:framePr w:wrap="around" w:vAnchor="text" w:hAnchor="margin" w:xAlign="center" w:y="1"/>
      <w:rPr>
        <w:rStyle w:val="Nmerodepgina"/>
        <w:i/>
        <w:sz w:val="20"/>
      </w:rPr>
    </w:pPr>
    <w:r w:rsidRPr="00C723AF">
      <w:rPr>
        <w:rStyle w:val="Nmerodepgina"/>
        <w:i/>
        <w:sz w:val="20"/>
      </w:rPr>
      <w:fldChar w:fldCharType="begin"/>
    </w:r>
    <w:r w:rsidRPr="00C723AF">
      <w:rPr>
        <w:rStyle w:val="Nmerodepgina"/>
        <w:i/>
        <w:sz w:val="20"/>
      </w:rPr>
      <w:instrText xml:space="preserve">PAGE  </w:instrText>
    </w:r>
    <w:r w:rsidRPr="00C723AF">
      <w:rPr>
        <w:rStyle w:val="Nmerodepgina"/>
        <w:i/>
        <w:sz w:val="20"/>
      </w:rPr>
      <w:fldChar w:fldCharType="separate"/>
    </w:r>
    <w:r>
      <w:rPr>
        <w:rStyle w:val="Nmerodepgina"/>
        <w:i/>
        <w:noProof/>
        <w:sz w:val="20"/>
      </w:rPr>
      <w:t>xiv</w:t>
    </w:r>
    <w:r w:rsidRPr="00C723AF">
      <w:rPr>
        <w:rStyle w:val="Nmerodepgina"/>
        <w:i/>
        <w:sz w:val="20"/>
      </w:rPr>
      <w:fldChar w:fldCharType="end"/>
    </w:r>
  </w:p>
  <w:p w14:paraId="0638BE64" w14:textId="77777777" w:rsidR="00D330EA" w:rsidRPr="004C22C4" w:rsidRDefault="00D330EA">
    <w:pPr>
      <w:pStyle w:val="Rodap"/>
      <w:rPr>
        <w:i/>
        <w:sz w:val="18"/>
        <w:szCs w:val="18"/>
      </w:rPr>
    </w:pPr>
    <w:r w:rsidRPr="004C22C4">
      <w:rPr>
        <w:i/>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B1EA1" w14:textId="77777777" w:rsidR="00D330EA" w:rsidRPr="004C22C4" w:rsidRDefault="00D330EA" w:rsidP="002B05A6">
    <w:pPr>
      <w:tabs>
        <w:tab w:val="center" w:pos="4536"/>
      </w:tabs>
      <w:rPr>
        <w:i/>
        <w:sz w:val="16"/>
        <w:szCs w:val="16"/>
      </w:rPr>
    </w:pPr>
    <w:r w:rsidRPr="004C22C4">
      <w:rPr>
        <w:i/>
        <w:sz w:val="16"/>
        <w:szCs w:val="16"/>
      </w:rPr>
      <w:tab/>
    </w:r>
    <w:r w:rsidRPr="004C22C4">
      <w:rPr>
        <w:i/>
        <w:sz w:val="16"/>
        <w:szCs w:val="16"/>
      </w:rPr>
      <w:fldChar w:fldCharType="begin"/>
    </w:r>
    <w:r w:rsidRPr="004C22C4">
      <w:rPr>
        <w:i/>
        <w:sz w:val="16"/>
        <w:szCs w:val="16"/>
      </w:rPr>
      <w:instrText xml:space="preserve"> PAGE </w:instrText>
    </w:r>
    <w:r w:rsidRPr="004C22C4">
      <w:rPr>
        <w:i/>
        <w:sz w:val="16"/>
        <w:szCs w:val="16"/>
      </w:rPr>
      <w:fldChar w:fldCharType="separate"/>
    </w:r>
    <w:r>
      <w:rPr>
        <w:i/>
        <w:noProof/>
        <w:sz w:val="16"/>
        <w:szCs w:val="16"/>
      </w:rPr>
      <w:t>18</w:t>
    </w:r>
    <w:r w:rsidRPr="004C22C4">
      <w:rPr>
        <w:i/>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9B50E" w14:textId="77777777" w:rsidR="00D330EA" w:rsidRPr="00316A04" w:rsidRDefault="00D330EA" w:rsidP="004C22C4">
    <w:pPr>
      <w:pStyle w:val="Rodap"/>
      <w:rPr>
        <w:i/>
        <w:sz w:val="18"/>
        <w:szCs w:val="18"/>
      </w:rPr>
    </w:pPr>
    <w:r w:rsidRPr="00316A04">
      <w:rPr>
        <w:i/>
        <w:sz w:val="18"/>
        <w:szCs w:val="18"/>
      </w:rPr>
      <w:tab/>
    </w:r>
    <w:r w:rsidRPr="00316A04">
      <w:rPr>
        <w:rStyle w:val="Nmerodepgina"/>
        <w:i/>
        <w:sz w:val="18"/>
        <w:szCs w:val="18"/>
      </w:rPr>
      <w:fldChar w:fldCharType="begin"/>
    </w:r>
    <w:r w:rsidRPr="00316A04">
      <w:rPr>
        <w:rStyle w:val="Nmerodepgina"/>
        <w:i/>
        <w:sz w:val="18"/>
        <w:szCs w:val="18"/>
      </w:rPr>
      <w:instrText xml:space="preserve"> PAGE </w:instrText>
    </w:r>
    <w:r w:rsidRPr="00316A04">
      <w:rPr>
        <w:rStyle w:val="Nmerodepgina"/>
        <w:i/>
        <w:sz w:val="18"/>
        <w:szCs w:val="18"/>
      </w:rPr>
      <w:fldChar w:fldCharType="separate"/>
    </w:r>
    <w:r>
      <w:rPr>
        <w:rStyle w:val="Nmerodepgina"/>
        <w:i/>
        <w:noProof/>
        <w:sz w:val="18"/>
        <w:szCs w:val="18"/>
      </w:rPr>
      <w:t>51</w:t>
    </w:r>
    <w:r w:rsidRPr="00316A04">
      <w:rPr>
        <w:rStyle w:val="Nmerodepgina"/>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2F48E" w14:textId="77777777" w:rsidR="004350F6" w:rsidRDefault="004350F6">
      <w:r>
        <w:separator/>
      </w:r>
    </w:p>
    <w:p w14:paraId="592CCBCB" w14:textId="77777777" w:rsidR="004350F6" w:rsidRDefault="004350F6"/>
  </w:footnote>
  <w:footnote w:type="continuationSeparator" w:id="0">
    <w:p w14:paraId="72713129" w14:textId="77777777" w:rsidR="004350F6" w:rsidRDefault="004350F6">
      <w:r>
        <w:continuationSeparator/>
      </w:r>
    </w:p>
    <w:p w14:paraId="7B77DFF6" w14:textId="77777777" w:rsidR="004350F6" w:rsidRDefault="004350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763B" w14:textId="77777777" w:rsidR="00D330EA" w:rsidRDefault="00D330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64814" w14:textId="77777777" w:rsidR="00D330EA" w:rsidRDefault="00D330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1BEF"/>
    <w:multiLevelType w:val="hybridMultilevel"/>
    <w:tmpl w:val="B1C44A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28045F"/>
    <w:multiLevelType w:val="singleLevel"/>
    <w:tmpl w:val="5C10259C"/>
    <w:lvl w:ilvl="0">
      <w:start w:val="1"/>
      <w:numFmt w:val="bullet"/>
      <w:pStyle w:val="Listacommarcas"/>
      <w:lvlText w:val=""/>
      <w:lvlJc w:val="left"/>
      <w:pPr>
        <w:tabs>
          <w:tab w:val="num" w:pos="360"/>
        </w:tabs>
        <w:ind w:left="284" w:hanging="284"/>
      </w:pPr>
      <w:rPr>
        <w:rFonts w:ascii="Symbol" w:hAnsi="Symbol" w:hint="default"/>
      </w:rPr>
    </w:lvl>
  </w:abstractNum>
  <w:abstractNum w:abstractNumId="2" w15:restartNumberingAfterBreak="0">
    <w:nsid w:val="106D51E7"/>
    <w:multiLevelType w:val="hybridMultilevel"/>
    <w:tmpl w:val="F2F09734"/>
    <w:lvl w:ilvl="0" w:tplc="3828AEAE">
      <w:start w:val="1"/>
      <w:numFmt w:val="decimal"/>
      <w:lvlText w:val="2.2.%1"/>
      <w:lvlJc w:val="left"/>
      <w:pPr>
        <w:ind w:left="360" w:hanging="360"/>
      </w:pPr>
      <w:rPr>
        <w:rFonts w:hint="default"/>
        <w:sz w:val="24"/>
        <w:szCs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140005DE"/>
    <w:multiLevelType w:val="hybridMultilevel"/>
    <w:tmpl w:val="9A346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58953BE"/>
    <w:multiLevelType w:val="hybridMultilevel"/>
    <w:tmpl w:val="BFDAB082"/>
    <w:lvl w:ilvl="0" w:tplc="FE24452C">
      <w:start w:val="1"/>
      <w:numFmt w:val="decimal"/>
      <w:lvlText w:val="3.2.%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5DA050C"/>
    <w:multiLevelType w:val="hybridMultilevel"/>
    <w:tmpl w:val="91D2A83E"/>
    <w:lvl w:ilvl="0" w:tplc="57D6433A">
      <w:start w:val="1"/>
      <w:numFmt w:val="decimal"/>
      <w:pStyle w:val="Preposio"/>
      <w:lvlText w:val="Preposição %1"/>
      <w:lvlJc w:val="left"/>
      <w:pPr>
        <w:tabs>
          <w:tab w:val="num" w:pos="187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6" w15:restartNumberingAfterBreak="0">
    <w:nsid w:val="1CAA67B1"/>
    <w:multiLevelType w:val="hybridMultilevel"/>
    <w:tmpl w:val="9A006350"/>
    <w:lvl w:ilvl="0" w:tplc="2A1E378A">
      <w:start w:val="1"/>
      <w:numFmt w:val="decimal"/>
      <w:pStyle w:val="BibItemNum"/>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F500DF"/>
    <w:multiLevelType w:val="hybridMultilevel"/>
    <w:tmpl w:val="0E343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8E479E6"/>
    <w:multiLevelType w:val="hybridMultilevel"/>
    <w:tmpl w:val="6396CB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99D24E6"/>
    <w:multiLevelType w:val="multilevel"/>
    <w:tmpl w:val="BEA68D9E"/>
    <w:lvl w:ilvl="0">
      <w:start w:val="1"/>
      <w:numFmt w:val="upperLetter"/>
      <w:pStyle w:val="Anexo"/>
      <w:suff w:val="space"/>
      <w:lvlText w:val="Anexo %1."/>
      <w:lvlJc w:val="left"/>
      <w:pPr>
        <w:ind w:left="284" w:hanging="284"/>
      </w:pPr>
      <w:rPr>
        <w:rFonts w:hint="default"/>
        <w:b w:val="0"/>
      </w:rPr>
    </w:lvl>
    <w:lvl w:ilvl="1">
      <w:start w:val="1"/>
      <w:numFmt w:val="decimal"/>
      <w:lvlText w:val="%1%2)"/>
      <w:lvlJc w:val="left"/>
      <w:pPr>
        <w:tabs>
          <w:tab w:val="num" w:pos="720"/>
        </w:tabs>
        <w:ind w:left="720" w:hanging="360"/>
      </w:pPr>
      <w:rPr>
        <w:rFonts w:ascii="Verdana" w:hAnsi="Verdana" w:hint="default"/>
        <w:b w:val="0"/>
        <w:i w:val="0"/>
        <w:sz w:val="28"/>
        <w:szCs w:val="28"/>
      </w:rPr>
    </w:lvl>
    <w:lvl w:ilvl="2">
      <w:start w:val="1"/>
      <w:numFmt w:val="lowerLetter"/>
      <w:lvlText w:val="%1%2%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9C807BA"/>
    <w:multiLevelType w:val="hybridMultilevel"/>
    <w:tmpl w:val="06880F4A"/>
    <w:lvl w:ilvl="0" w:tplc="FE24452C">
      <w:start w:val="1"/>
      <w:numFmt w:val="decimal"/>
      <w:lvlText w:val="3.2.%1."/>
      <w:lvlJc w:val="left"/>
      <w:pPr>
        <w:ind w:left="720" w:hanging="360"/>
      </w:pPr>
      <w:rPr>
        <w:rFonts w:ascii="Times New Roman" w:hAnsi="Times New Roman"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A4D0B9A"/>
    <w:multiLevelType w:val="hybridMultilevel"/>
    <w:tmpl w:val="6EF07DE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2AA64B7C"/>
    <w:multiLevelType w:val="hybridMultilevel"/>
    <w:tmpl w:val="F04E6B5A"/>
    <w:lvl w:ilvl="0" w:tplc="04FED612">
      <w:start w:val="1"/>
      <w:numFmt w:val="decimal"/>
      <w:lvlText w:val="2.3.%1"/>
      <w:lvlJc w:val="left"/>
      <w:pPr>
        <w:ind w:left="720" w:hanging="360"/>
      </w:pPr>
      <w:rPr>
        <w:rFonts w:hint="default"/>
        <w:b/>
        <w:i w:val="0"/>
        <w:sz w:val="2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4A2517"/>
    <w:multiLevelType w:val="hybridMultilevel"/>
    <w:tmpl w:val="3586E7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28C4F76"/>
    <w:multiLevelType w:val="multilevel"/>
    <w:tmpl w:val="9E521E94"/>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630D39"/>
    <w:multiLevelType w:val="hybridMultilevel"/>
    <w:tmpl w:val="EB1ADD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6EB1AA2"/>
    <w:multiLevelType w:val="hybridMultilevel"/>
    <w:tmpl w:val="D60AE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A114D98"/>
    <w:multiLevelType w:val="hybridMultilevel"/>
    <w:tmpl w:val="2C1EF1C6"/>
    <w:lvl w:ilvl="0" w:tplc="BF3E402A">
      <w:start w:val="1"/>
      <w:numFmt w:val="decimal"/>
      <w:lvlText w:val="%1."/>
      <w:lvlJc w:val="left"/>
      <w:pPr>
        <w:ind w:left="436" w:hanging="360"/>
      </w:pPr>
      <w:rPr>
        <w:b/>
        <w:bCs/>
        <w:sz w:val="28"/>
        <w:szCs w:val="28"/>
      </w:rPr>
    </w:lvl>
    <w:lvl w:ilvl="1" w:tplc="08160019" w:tentative="1">
      <w:start w:val="1"/>
      <w:numFmt w:val="lowerLetter"/>
      <w:lvlText w:val="%2."/>
      <w:lvlJc w:val="left"/>
      <w:pPr>
        <w:ind w:left="1156" w:hanging="360"/>
      </w:pPr>
    </w:lvl>
    <w:lvl w:ilvl="2" w:tplc="0816001B" w:tentative="1">
      <w:start w:val="1"/>
      <w:numFmt w:val="lowerRoman"/>
      <w:lvlText w:val="%3."/>
      <w:lvlJc w:val="right"/>
      <w:pPr>
        <w:ind w:left="1876" w:hanging="180"/>
      </w:pPr>
    </w:lvl>
    <w:lvl w:ilvl="3" w:tplc="0816000F" w:tentative="1">
      <w:start w:val="1"/>
      <w:numFmt w:val="decimal"/>
      <w:lvlText w:val="%4."/>
      <w:lvlJc w:val="left"/>
      <w:pPr>
        <w:ind w:left="2596" w:hanging="360"/>
      </w:pPr>
    </w:lvl>
    <w:lvl w:ilvl="4" w:tplc="08160019" w:tentative="1">
      <w:start w:val="1"/>
      <w:numFmt w:val="lowerLetter"/>
      <w:lvlText w:val="%5."/>
      <w:lvlJc w:val="left"/>
      <w:pPr>
        <w:ind w:left="3316" w:hanging="360"/>
      </w:pPr>
    </w:lvl>
    <w:lvl w:ilvl="5" w:tplc="0816001B" w:tentative="1">
      <w:start w:val="1"/>
      <w:numFmt w:val="lowerRoman"/>
      <w:lvlText w:val="%6."/>
      <w:lvlJc w:val="right"/>
      <w:pPr>
        <w:ind w:left="4036" w:hanging="180"/>
      </w:pPr>
    </w:lvl>
    <w:lvl w:ilvl="6" w:tplc="0816000F" w:tentative="1">
      <w:start w:val="1"/>
      <w:numFmt w:val="decimal"/>
      <w:lvlText w:val="%7."/>
      <w:lvlJc w:val="left"/>
      <w:pPr>
        <w:ind w:left="4756" w:hanging="360"/>
      </w:pPr>
    </w:lvl>
    <w:lvl w:ilvl="7" w:tplc="08160019" w:tentative="1">
      <w:start w:val="1"/>
      <w:numFmt w:val="lowerLetter"/>
      <w:lvlText w:val="%8."/>
      <w:lvlJc w:val="left"/>
      <w:pPr>
        <w:ind w:left="5476" w:hanging="360"/>
      </w:pPr>
    </w:lvl>
    <w:lvl w:ilvl="8" w:tplc="0816001B" w:tentative="1">
      <w:start w:val="1"/>
      <w:numFmt w:val="lowerRoman"/>
      <w:lvlText w:val="%9."/>
      <w:lvlJc w:val="right"/>
      <w:pPr>
        <w:ind w:left="6196" w:hanging="180"/>
      </w:pPr>
    </w:lvl>
  </w:abstractNum>
  <w:abstractNum w:abstractNumId="18" w15:restartNumberingAfterBreak="0">
    <w:nsid w:val="3B950C10"/>
    <w:multiLevelType w:val="hybridMultilevel"/>
    <w:tmpl w:val="4314A700"/>
    <w:lvl w:ilvl="0" w:tplc="3C98035E">
      <w:start w:val="1"/>
      <w:numFmt w:val="decimal"/>
      <w:lvlText w:val="3.%1"/>
      <w:lvlJc w:val="left"/>
      <w:pPr>
        <w:ind w:left="720" w:hanging="360"/>
      </w:pPr>
      <w:rPr>
        <w:rFonts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5A57C5"/>
    <w:multiLevelType w:val="hybridMultilevel"/>
    <w:tmpl w:val="CFEAD7A4"/>
    <w:lvl w:ilvl="0" w:tplc="3948F11E">
      <w:start w:val="1"/>
      <w:numFmt w:val="decimal"/>
      <w:lvlText w:val="2.2.%1"/>
      <w:lvlJc w:val="left"/>
      <w:pPr>
        <w:ind w:left="360" w:hanging="360"/>
      </w:pPr>
      <w:rPr>
        <w:rFonts w:hint="default"/>
        <w:b/>
        <w:i w:val="0"/>
        <w:sz w:val="28"/>
        <w:szCs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CA35B7"/>
    <w:multiLevelType w:val="hybridMultilevel"/>
    <w:tmpl w:val="D47298E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29B03AA"/>
    <w:multiLevelType w:val="hybridMultilevel"/>
    <w:tmpl w:val="944A7D58"/>
    <w:lvl w:ilvl="0" w:tplc="93FCBAD2">
      <w:start w:val="1"/>
      <w:numFmt w:val="decimal"/>
      <w:pStyle w:val="StyleEquaoJustifiedLeft04cm"/>
      <w:lvlText w:val="Equação %1"/>
      <w:lvlJc w:val="left"/>
      <w:pPr>
        <w:tabs>
          <w:tab w:val="num" w:pos="2382"/>
        </w:tabs>
        <w:ind w:left="1248" w:firstLine="0"/>
      </w:pPr>
      <w:rPr>
        <w:rFonts w:ascii="Times New Roman" w:hAnsi="Times New Roman" w:hint="default"/>
        <w:b/>
        <w:i w:val="0"/>
        <w:sz w:val="20"/>
        <w:szCs w:val="20"/>
      </w:rPr>
    </w:lvl>
    <w:lvl w:ilvl="1" w:tplc="08160019" w:tentative="1">
      <w:start w:val="1"/>
      <w:numFmt w:val="lowerLetter"/>
      <w:lvlText w:val="%2."/>
      <w:lvlJc w:val="left"/>
      <w:pPr>
        <w:tabs>
          <w:tab w:val="num" w:pos="1667"/>
        </w:tabs>
        <w:ind w:left="1667" w:hanging="360"/>
      </w:pPr>
    </w:lvl>
    <w:lvl w:ilvl="2" w:tplc="0816001B" w:tentative="1">
      <w:start w:val="1"/>
      <w:numFmt w:val="lowerRoman"/>
      <w:lvlText w:val="%3."/>
      <w:lvlJc w:val="right"/>
      <w:pPr>
        <w:tabs>
          <w:tab w:val="num" w:pos="2387"/>
        </w:tabs>
        <w:ind w:left="2387" w:hanging="180"/>
      </w:pPr>
    </w:lvl>
    <w:lvl w:ilvl="3" w:tplc="0816000F" w:tentative="1">
      <w:start w:val="1"/>
      <w:numFmt w:val="decimal"/>
      <w:lvlText w:val="%4."/>
      <w:lvlJc w:val="left"/>
      <w:pPr>
        <w:tabs>
          <w:tab w:val="num" w:pos="3107"/>
        </w:tabs>
        <w:ind w:left="3107" w:hanging="360"/>
      </w:pPr>
    </w:lvl>
    <w:lvl w:ilvl="4" w:tplc="08160019" w:tentative="1">
      <w:start w:val="1"/>
      <w:numFmt w:val="lowerLetter"/>
      <w:lvlText w:val="%5."/>
      <w:lvlJc w:val="left"/>
      <w:pPr>
        <w:tabs>
          <w:tab w:val="num" w:pos="3827"/>
        </w:tabs>
        <w:ind w:left="3827" w:hanging="360"/>
      </w:pPr>
    </w:lvl>
    <w:lvl w:ilvl="5" w:tplc="0816001B" w:tentative="1">
      <w:start w:val="1"/>
      <w:numFmt w:val="lowerRoman"/>
      <w:lvlText w:val="%6."/>
      <w:lvlJc w:val="right"/>
      <w:pPr>
        <w:tabs>
          <w:tab w:val="num" w:pos="4547"/>
        </w:tabs>
        <w:ind w:left="4547" w:hanging="180"/>
      </w:pPr>
    </w:lvl>
    <w:lvl w:ilvl="6" w:tplc="0816000F" w:tentative="1">
      <w:start w:val="1"/>
      <w:numFmt w:val="decimal"/>
      <w:lvlText w:val="%7."/>
      <w:lvlJc w:val="left"/>
      <w:pPr>
        <w:tabs>
          <w:tab w:val="num" w:pos="5267"/>
        </w:tabs>
        <w:ind w:left="5267" w:hanging="360"/>
      </w:pPr>
    </w:lvl>
    <w:lvl w:ilvl="7" w:tplc="08160019" w:tentative="1">
      <w:start w:val="1"/>
      <w:numFmt w:val="lowerLetter"/>
      <w:lvlText w:val="%8."/>
      <w:lvlJc w:val="left"/>
      <w:pPr>
        <w:tabs>
          <w:tab w:val="num" w:pos="5987"/>
        </w:tabs>
        <w:ind w:left="5987" w:hanging="360"/>
      </w:pPr>
    </w:lvl>
    <w:lvl w:ilvl="8" w:tplc="0816001B" w:tentative="1">
      <w:start w:val="1"/>
      <w:numFmt w:val="lowerRoman"/>
      <w:lvlText w:val="%9."/>
      <w:lvlJc w:val="right"/>
      <w:pPr>
        <w:tabs>
          <w:tab w:val="num" w:pos="6707"/>
        </w:tabs>
        <w:ind w:left="6707" w:hanging="180"/>
      </w:pPr>
    </w:lvl>
  </w:abstractNum>
  <w:abstractNum w:abstractNumId="22" w15:restartNumberingAfterBreak="0">
    <w:nsid w:val="42B1428B"/>
    <w:multiLevelType w:val="hybridMultilevel"/>
    <w:tmpl w:val="2DB6081C"/>
    <w:lvl w:ilvl="0" w:tplc="0816000F">
      <w:start w:val="1"/>
      <w:numFmt w:val="decimal"/>
      <w:lvlText w:val="%1."/>
      <w:lvlJc w:val="left"/>
      <w:pPr>
        <w:ind w:left="954" w:hanging="360"/>
      </w:pPr>
    </w:lvl>
    <w:lvl w:ilvl="1" w:tplc="08160019" w:tentative="1">
      <w:start w:val="1"/>
      <w:numFmt w:val="lowerLetter"/>
      <w:lvlText w:val="%2."/>
      <w:lvlJc w:val="left"/>
      <w:pPr>
        <w:ind w:left="1674" w:hanging="360"/>
      </w:pPr>
    </w:lvl>
    <w:lvl w:ilvl="2" w:tplc="0816001B" w:tentative="1">
      <w:start w:val="1"/>
      <w:numFmt w:val="lowerRoman"/>
      <w:lvlText w:val="%3."/>
      <w:lvlJc w:val="right"/>
      <w:pPr>
        <w:ind w:left="2394" w:hanging="180"/>
      </w:pPr>
    </w:lvl>
    <w:lvl w:ilvl="3" w:tplc="0816000F" w:tentative="1">
      <w:start w:val="1"/>
      <w:numFmt w:val="decimal"/>
      <w:lvlText w:val="%4."/>
      <w:lvlJc w:val="left"/>
      <w:pPr>
        <w:ind w:left="3114" w:hanging="360"/>
      </w:pPr>
    </w:lvl>
    <w:lvl w:ilvl="4" w:tplc="08160019" w:tentative="1">
      <w:start w:val="1"/>
      <w:numFmt w:val="lowerLetter"/>
      <w:lvlText w:val="%5."/>
      <w:lvlJc w:val="left"/>
      <w:pPr>
        <w:ind w:left="3834" w:hanging="360"/>
      </w:pPr>
    </w:lvl>
    <w:lvl w:ilvl="5" w:tplc="0816001B" w:tentative="1">
      <w:start w:val="1"/>
      <w:numFmt w:val="lowerRoman"/>
      <w:lvlText w:val="%6."/>
      <w:lvlJc w:val="right"/>
      <w:pPr>
        <w:ind w:left="4554" w:hanging="180"/>
      </w:pPr>
    </w:lvl>
    <w:lvl w:ilvl="6" w:tplc="0816000F" w:tentative="1">
      <w:start w:val="1"/>
      <w:numFmt w:val="decimal"/>
      <w:lvlText w:val="%7."/>
      <w:lvlJc w:val="left"/>
      <w:pPr>
        <w:ind w:left="5274" w:hanging="360"/>
      </w:pPr>
    </w:lvl>
    <w:lvl w:ilvl="7" w:tplc="08160019" w:tentative="1">
      <w:start w:val="1"/>
      <w:numFmt w:val="lowerLetter"/>
      <w:lvlText w:val="%8."/>
      <w:lvlJc w:val="left"/>
      <w:pPr>
        <w:ind w:left="5994" w:hanging="360"/>
      </w:pPr>
    </w:lvl>
    <w:lvl w:ilvl="8" w:tplc="0816001B" w:tentative="1">
      <w:start w:val="1"/>
      <w:numFmt w:val="lowerRoman"/>
      <w:lvlText w:val="%9."/>
      <w:lvlJc w:val="right"/>
      <w:pPr>
        <w:ind w:left="6714" w:hanging="180"/>
      </w:pPr>
    </w:lvl>
  </w:abstractNum>
  <w:abstractNum w:abstractNumId="23" w15:restartNumberingAfterBreak="0">
    <w:nsid w:val="48424510"/>
    <w:multiLevelType w:val="hybridMultilevel"/>
    <w:tmpl w:val="5B9835DE"/>
    <w:lvl w:ilvl="0" w:tplc="4ED80CA4">
      <w:start w:val="1"/>
      <w:numFmt w:val="decimal"/>
      <w:pStyle w:val="LegendaTabela"/>
      <w:lvlText w:val="Tabel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4" w15:restartNumberingAfterBreak="0">
    <w:nsid w:val="4A920481"/>
    <w:multiLevelType w:val="hybridMultilevel"/>
    <w:tmpl w:val="EAD81D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AA26EF7"/>
    <w:multiLevelType w:val="multilevel"/>
    <w:tmpl w:val="9E521E94"/>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E42492"/>
    <w:multiLevelType w:val="hybridMultilevel"/>
    <w:tmpl w:val="91BC5128"/>
    <w:lvl w:ilvl="0" w:tplc="E8102CDC">
      <w:start w:val="1"/>
      <w:numFmt w:val="decimal"/>
      <w:pStyle w:val="LegendaFigura"/>
      <w:lvlText w:val="Figur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7" w15:restartNumberingAfterBreak="0">
    <w:nsid w:val="4F745431"/>
    <w:multiLevelType w:val="hybridMultilevel"/>
    <w:tmpl w:val="276846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2474A2"/>
    <w:multiLevelType w:val="hybridMultilevel"/>
    <w:tmpl w:val="B0D4387E"/>
    <w:lvl w:ilvl="0" w:tplc="CC161CF2">
      <w:start w:val="1"/>
      <w:numFmt w:val="decimal"/>
      <w:lvlText w:val="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F215279"/>
    <w:multiLevelType w:val="hybridMultilevel"/>
    <w:tmpl w:val="50C4D402"/>
    <w:lvl w:ilvl="0" w:tplc="0816000F">
      <w:start w:val="1"/>
      <w:numFmt w:val="decimal"/>
      <w:lvlText w:val="%1."/>
      <w:lvlJc w:val="left"/>
      <w:pPr>
        <w:ind w:left="862" w:hanging="360"/>
      </w:pPr>
    </w:lvl>
    <w:lvl w:ilvl="1" w:tplc="08160019" w:tentative="1">
      <w:start w:val="1"/>
      <w:numFmt w:val="lowerLetter"/>
      <w:lvlText w:val="%2."/>
      <w:lvlJc w:val="left"/>
      <w:pPr>
        <w:ind w:left="1582" w:hanging="360"/>
      </w:pPr>
    </w:lvl>
    <w:lvl w:ilvl="2" w:tplc="0816001B" w:tentative="1">
      <w:start w:val="1"/>
      <w:numFmt w:val="lowerRoman"/>
      <w:lvlText w:val="%3."/>
      <w:lvlJc w:val="right"/>
      <w:pPr>
        <w:ind w:left="2302" w:hanging="180"/>
      </w:pPr>
    </w:lvl>
    <w:lvl w:ilvl="3" w:tplc="0816000F" w:tentative="1">
      <w:start w:val="1"/>
      <w:numFmt w:val="decimal"/>
      <w:lvlText w:val="%4."/>
      <w:lvlJc w:val="left"/>
      <w:pPr>
        <w:ind w:left="3022" w:hanging="360"/>
      </w:pPr>
    </w:lvl>
    <w:lvl w:ilvl="4" w:tplc="08160019" w:tentative="1">
      <w:start w:val="1"/>
      <w:numFmt w:val="lowerLetter"/>
      <w:lvlText w:val="%5."/>
      <w:lvlJc w:val="left"/>
      <w:pPr>
        <w:ind w:left="3742" w:hanging="360"/>
      </w:pPr>
    </w:lvl>
    <w:lvl w:ilvl="5" w:tplc="0816001B" w:tentative="1">
      <w:start w:val="1"/>
      <w:numFmt w:val="lowerRoman"/>
      <w:lvlText w:val="%6."/>
      <w:lvlJc w:val="right"/>
      <w:pPr>
        <w:ind w:left="4462" w:hanging="180"/>
      </w:pPr>
    </w:lvl>
    <w:lvl w:ilvl="6" w:tplc="0816000F" w:tentative="1">
      <w:start w:val="1"/>
      <w:numFmt w:val="decimal"/>
      <w:lvlText w:val="%7."/>
      <w:lvlJc w:val="left"/>
      <w:pPr>
        <w:ind w:left="5182" w:hanging="360"/>
      </w:pPr>
    </w:lvl>
    <w:lvl w:ilvl="7" w:tplc="08160019" w:tentative="1">
      <w:start w:val="1"/>
      <w:numFmt w:val="lowerLetter"/>
      <w:lvlText w:val="%8."/>
      <w:lvlJc w:val="left"/>
      <w:pPr>
        <w:ind w:left="5902" w:hanging="360"/>
      </w:pPr>
    </w:lvl>
    <w:lvl w:ilvl="8" w:tplc="0816001B" w:tentative="1">
      <w:start w:val="1"/>
      <w:numFmt w:val="lowerRoman"/>
      <w:lvlText w:val="%9."/>
      <w:lvlJc w:val="right"/>
      <w:pPr>
        <w:ind w:left="6622" w:hanging="180"/>
      </w:pPr>
    </w:lvl>
  </w:abstractNum>
  <w:abstractNum w:abstractNumId="30" w15:restartNumberingAfterBreak="0">
    <w:nsid w:val="5F26761E"/>
    <w:multiLevelType w:val="hybridMultilevel"/>
    <w:tmpl w:val="AB880B72"/>
    <w:lvl w:ilvl="0" w:tplc="3C98035E">
      <w:start w:val="1"/>
      <w:numFmt w:val="decimal"/>
      <w:lvlText w:val="3.%1"/>
      <w:lvlJc w:val="left"/>
      <w:pPr>
        <w:ind w:left="360" w:hanging="360"/>
      </w:pPr>
      <w:rPr>
        <w:rFonts w:hint="default"/>
        <w:b/>
        <w:i w:val="0"/>
        <w:sz w:val="28"/>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60457989"/>
    <w:multiLevelType w:val="hybridMultilevel"/>
    <w:tmpl w:val="C21C3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1497089"/>
    <w:multiLevelType w:val="hybridMultilevel"/>
    <w:tmpl w:val="F34673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A95D1A"/>
    <w:multiLevelType w:val="multilevel"/>
    <w:tmpl w:val="285809C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4" w15:restartNumberingAfterBreak="0">
    <w:nsid w:val="65320A7C"/>
    <w:multiLevelType w:val="hybridMultilevel"/>
    <w:tmpl w:val="85266F90"/>
    <w:lvl w:ilvl="0" w:tplc="D86C2068">
      <w:start w:val="1"/>
      <w:numFmt w:val="decimal"/>
      <w:lvlText w:val="4.%1"/>
      <w:lvlJc w:val="left"/>
      <w:pPr>
        <w:ind w:left="796" w:hanging="360"/>
      </w:pPr>
      <w:rPr>
        <w:rFonts w:ascii="Times New Roman" w:hAnsi="Times New Roman" w:hint="default"/>
        <w:b/>
        <w:i w:val="0"/>
        <w:sz w:val="28"/>
      </w:rPr>
    </w:lvl>
    <w:lvl w:ilvl="1" w:tplc="08160019" w:tentative="1">
      <w:start w:val="1"/>
      <w:numFmt w:val="lowerLetter"/>
      <w:lvlText w:val="%2."/>
      <w:lvlJc w:val="left"/>
      <w:pPr>
        <w:ind w:left="1516" w:hanging="360"/>
      </w:pPr>
    </w:lvl>
    <w:lvl w:ilvl="2" w:tplc="0816001B" w:tentative="1">
      <w:start w:val="1"/>
      <w:numFmt w:val="lowerRoman"/>
      <w:lvlText w:val="%3."/>
      <w:lvlJc w:val="right"/>
      <w:pPr>
        <w:ind w:left="2236" w:hanging="180"/>
      </w:pPr>
    </w:lvl>
    <w:lvl w:ilvl="3" w:tplc="0816000F" w:tentative="1">
      <w:start w:val="1"/>
      <w:numFmt w:val="decimal"/>
      <w:lvlText w:val="%4."/>
      <w:lvlJc w:val="left"/>
      <w:pPr>
        <w:ind w:left="2956" w:hanging="360"/>
      </w:pPr>
    </w:lvl>
    <w:lvl w:ilvl="4" w:tplc="08160019" w:tentative="1">
      <w:start w:val="1"/>
      <w:numFmt w:val="lowerLetter"/>
      <w:lvlText w:val="%5."/>
      <w:lvlJc w:val="left"/>
      <w:pPr>
        <w:ind w:left="3676" w:hanging="360"/>
      </w:pPr>
    </w:lvl>
    <w:lvl w:ilvl="5" w:tplc="0816001B" w:tentative="1">
      <w:start w:val="1"/>
      <w:numFmt w:val="lowerRoman"/>
      <w:lvlText w:val="%6."/>
      <w:lvlJc w:val="right"/>
      <w:pPr>
        <w:ind w:left="4396" w:hanging="180"/>
      </w:pPr>
    </w:lvl>
    <w:lvl w:ilvl="6" w:tplc="0816000F" w:tentative="1">
      <w:start w:val="1"/>
      <w:numFmt w:val="decimal"/>
      <w:lvlText w:val="%7."/>
      <w:lvlJc w:val="left"/>
      <w:pPr>
        <w:ind w:left="5116" w:hanging="360"/>
      </w:pPr>
    </w:lvl>
    <w:lvl w:ilvl="7" w:tplc="08160019" w:tentative="1">
      <w:start w:val="1"/>
      <w:numFmt w:val="lowerLetter"/>
      <w:lvlText w:val="%8."/>
      <w:lvlJc w:val="left"/>
      <w:pPr>
        <w:ind w:left="5836" w:hanging="360"/>
      </w:pPr>
    </w:lvl>
    <w:lvl w:ilvl="8" w:tplc="0816001B" w:tentative="1">
      <w:start w:val="1"/>
      <w:numFmt w:val="lowerRoman"/>
      <w:lvlText w:val="%9."/>
      <w:lvlJc w:val="right"/>
      <w:pPr>
        <w:ind w:left="6556" w:hanging="180"/>
      </w:pPr>
    </w:lvl>
  </w:abstractNum>
  <w:abstractNum w:abstractNumId="35" w15:restartNumberingAfterBreak="0">
    <w:nsid w:val="658D0BFA"/>
    <w:multiLevelType w:val="hybridMultilevel"/>
    <w:tmpl w:val="523E8038"/>
    <w:lvl w:ilvl="0" w:tplc="F86A7B44">
      <w:start w:val="1"/>
      <w:numFmt w:val="bullet"/>
      <w:lvlText w:val=""/>
      <w:lvlJc w:val="righ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5E437E9"/>
    <w:multiLevelType w:val="multilevel"/>
    <w:tmpl w:val="4BA6B142"/>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7" w15:restartNumberingAfterBreak="0">
    <w:nsid w:val="6AD30054"/>
    <w:multiLevelType w:val="hybridMultilevel"/>
    <w:tmpl w:val="8C2CEF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E130FB0"/>
    <w:multiLevelType w:val="multilevel"/>
    <w:tmpl w:val="9E521E94"/>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BA130D"/>
    <w:multiLevelType w:val="hybridMultilevel"/>
    <w:tmpl w:val="460E0B82"/>
    <w:lvl w:ilvl="0" w:tplc="F86A7B44">
      <w:start w:val="1"/>
      <w:numFmt w:val="bullet"/>
      <w:lvlText w:val=""/>
      <w:lvlJc w:val="righ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40" w15:restartNumberingAfterBreak="0">
    <w:nsid w:val="72F61EC1"/>
    <w:multiLevelType w:val="hybridMultilevel"/>
    <w:tmpl w:val="08DAD06C"/>
    <w:lvl w:ilvl="0" w:tplc="3C98035E">
      <w:start w:val="1"/>
      <w:numFmt w:val="decimal"/>
      <w:lvlText w:val="3.%1"/>
      <w:lvlJc w:val="left"/>
      <w:pPr>
        <w:ind w:left="780" w:hanging="360"/>
      </w:pPr>
      <w:rPr>
        <w:rFonts w:hint="default"/>
        <w:b/>
        <w:i w:val="0"/>
        <w:sz w:val="28"/>
      </w:r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41" w15:restartNumberingAfterBreak="0">
    <w:nsid w:val="74AB08E9"/>
    <w:multiLevelType w:val="hybridMultilevel"/>
    <w:tmpl w:val="11A2E608"/>
    <w:lvl w:ilvl="0" w:tplc="FE24452C">
      <w:start w:val="1"/>
      <w:numFmt w:val="decimal"/>
      <w:lvlText w:val="3.2.%1."/>
      <w:lvlJc w:val="left"/>
      <w:pPr>
        <w:ind w:left="360" w:hanging="360"/>
      </w:pPr>
      <w:rPr>
        <w:rFonts w:ascii="Times New Roman" w:hAnsi="Times New Roman" w:hint="default"/>
        <w:b/>
        <w:i w:val="0"/>
        <w:sz w:val="26"/>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2" w15:restartNumberingAfterBreak="0">
    <w:nsid w:val="74C037EA"/>
    <w:multiLevelType w:val="hybridMultilevel"/>
    <w:tmpl w:val="AB32293A"/>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43" w15:restartNumberingAfterBreak="0">
    <w:nsid w:val="781A4B5F"/>
    <w:multiLevelType w:val="hybridMultilevel"/>
    <w:tmpl w:val="7654F1F8"/>
    <w:lvl w:ilvl="0" w:tplc="CCDA6DCA">
      <w:start w:val="1"/>
      <w:numFmt w:val="decimal"/>
      <w:pStyle w:val="Teorema"/>
      <w:lvlText w:val="Teorema %1"/>
      <w:lvlJc w:val="left"/>
      <w:pPr>
        <w:tabs>
          <w:tab w:val="num" w:pos="170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44" w15:restartNumberingAfterBreak="0">
    <w:nsid w:val="79B903FD"/>
    <w:multiLevelType w:val="hybridMultilevel"/>
    <w:tmpl w:val="82BCE7C2"/>
    <w:lvl w:ilvl="0" w:tplc="B6E62018">
      <w:start w:val="1"/>
      <w:numFmt w:val="decimal"/>
      <w:lvlText w:val="3.2.%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A8A445A"/>
    <w:multiLevelType w:val="hybridMultilevel"/>
    <w:tmpl w:val="451CBE16"/>
    <w:lvl w:ilvl="0" w:tplc="8084F14A">
      <w:start w:val="1"/>
      <w:numFmt w:val="decimal"/>
      <w:pStyle w:val="Lema"/>
      <w:lvlText w:val="Lema %1"/>
      <w:lvlJc w:val="left"/>
      <w:pPr>
        <w:tabs>
          <w:tab w:val="num" w:pos="1134"/>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46" w15:restartNumberingAfterBreak="0">
    <w:nsid w:val="7B571407"/>
    <w:multiLevelType w:val="multilevel"/>
    <w:tmpl w:val="7F58BE74"/>
    <w:lvl w:ilvl="0">
      <w:start w:val="1"/>
      <w:numFmt w:val="decimal"/>
      <w:pStyle w:val="Seconumerada"/>
      <w:lvlText w:val="%1."/>
      <w:lvlJc w:val="left"/>
      <w:pPr>
        <w:tabs>
          <w:tab w:val="num" w:pos="1134"/>
        </w:tabs>
        <w:ind w:left="1134" w:hanging="1134"/>
      </w:pPr>
      <w:rPr>
        <w:rFonts w:hint="default"/>
      </w:rPr>
    </w:lvl>
    <w:lvl w:ilvl="1">
      <w:start w:val="1"/>
      <w:numFmt w:val="decimal"/>
      <w:pStyle w:val="Subseconumerada"/>
      <w:isLgl/>
      <w:lvlText w:val="%1.%2."/>
      <w:lvlJc w:val="left"/>
      <w:pPr>
        <w:tabs>
          <w:tab w:val="num" w:pos="1277"/>
        </w:tabs>
        <w:ind w:left="1277" w:hanging="851"/>
      </w:pPr>
      <w:rPr>
        <w:rFonts w:hint="default"/>
        <w:color w:val="auto"/>
        <w:sz w:val="28"/>
        <w:szCs w:val="24"/>
      </w:rPr>
    </w:lvl>
    <w:lvl w:ilvl="2">
      <w:start w:val="1"/>
      <w:numFmt w:val="decimal"/>
      <w:pStyle w:val="Sub-subseconumerada"/>
      <w:lvlText w:val="%1.%2.%3."/>
      <w:lvlJc w:val="left"/>
      <w:pPr>
        <w:tabs>
          <w:tab w:val="num" w:pos="1418"/>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7" w15:restartNumberingAfterBreak="0">
    <w:nsid w:val="7C0820B2"/>
    <w:multiLevelType w:val="hybridMultilevel"/>
    <w:tmpl w:val="1E0635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EC35C7F"/>
    <w:multiLevelType w:val="hybridMultilevel"/>
    <w:tmpl w:val="5A04D4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33"/>
  </w:num>
  <w:num w:numId="3">
    <w:abstractNumId w:val="6"/>
  </w:num>
  <w:num w:numId="4">
    <w:abstractNumId w:val="46"/>
  </w:num>
  <w:num w:numId="5">
    <w:abstractNumId w:val="23"/>
  </w:num>
  <w:num w:numId="6">
    <w:abstractNumId w:val="26"/>
  </w:num>
  <w:num w:numId="7">
    <w:abstractNumId w:val="26"/>
    <w:lvlOverride w:ilvl="0">
      <w:startOverride w:val="1"/>
    </w:lvlOverride>
  </w:num>
  <w:num w:numId="8">
    <w:abstractNumId w:val="23"/>
    <w:lvlOverride w:ilvl="0">
      <w:startOverride w:val="1"/>
    </w:lvlOverride>
  </w:num>
  <w:num w:numId="9">
    <w:abstractNumId w:val="9"/>
  </w:num>
  <w:num w:numId="10">
    <w:abstractNumId w:val="45"/>
  </w:num>
  <w:num w:numId="11">
    <w:abstractNumId w:val="5"/>
  </w:num>
  <w:num w:numId="12">
    <w:abstractNumId w:val="43"/>
  </w:num>
  <w:num w:numId="13">
    <w:abstractNumId w:val="21"/>
  </w:num>
  <w:num w:numId="14">
    <w:abstractNumId w:val="20"/>
  </w:num>
  <w:num w:numId="15">
    <w:abstractNumId w:val="8"/>
  </w:num>
  <w:num w:numId="16">
    <w:abstractNumId w:val="47"/>
  </w:num>
  <w:num w:numId="17">
    <w:abstractNumId w:val="39"/>
  </w:num>
  <w:num w:numId="18">
    <w:abstractNumId w:val="42"/>
  </w:num>
  <w:num w:numId="19">
    <w:abstractNumId w:val="29"/>
  </w:num>
  <w:num w:numId="20">
    <w:abstractNumId w:val="2"/>
  </w:num>
  <w:num w:numId="21">
    <w:abstractNumId w:val="19"/>
  </w:num>
  <w:num w:numId="22">
    <w:abstractNumId w:val="12"/>
  </w:num>
  <w:num w:numId="23">
    <w:abstractNumId w:val="11"/>
  </w:num>
  <w:num w:numId="24">
    <w:abstractNumId w:val="30"/>
  </w:num>
  <w:num w:numId="25">
    <w:abstractNumId w:val="41"/>
  </w:num>
  <w:num w:numId="26">
    <w:abstractNumId w:val="22"/>
  </w:num>
  <w:num w:numId="27">
    <w:abstractNumId w:val="0"/>
  </w:num>
  <w:num w:numId="28">
    <w:abstractNumId w:val="3"/>
  </w:num>
  <w:num w:numId="29">
    <w:abstractNumId w:val="27"/>
  </w:num>
  <w:num w:numId="30">
    <w:abstractNumId w:val="32"/>
  </w:num>
  <w:num w:numId="31">
    <w:abstractNumId w:val="15"/>
  </w:num>
  <w:num w:numId="32">
    <w:abstractNumId w:val="37"/>
  </w:num>
  <w:num w:numId="33">
    <w:abstractNumId w:val="10"/>
  </w:num>
  <w:num w:numId="34">
    <w:abstractNumId w:val="4"/>
  </w:num>
  <w:num w:numId="35">
    <w:abstractNumId w:val="44"/>
  </w:num>
  <w:num w:numId="36">
    <w:abstractNumId w:val="48"/>
  </w:num>
  <w:num w:numId="37">
    <w:abstractNumId w:val="17"/>
  </w:num>
  <w:num w:numId="38">
    <w:abstractNumId w:val="28"/>
  </w:num>
  <w:num w:numId="39">
    <w:abstractNumId w:val="24"/>
  </w:num>
  <w:num w:numId="40">
    <w:abstractNumId w:val="34"/>
  </w:num>
  <w:num w:numId="41">
    <w:abstractNumId w:val="16"/>
  </w:num>
  <w:num w:numId="42">
    <w:abstractNumId w:val="13"/>
  </w:num>
  <w:num w:numId="43">
    <w:abstractNumId w:val="35"/>
  </w:num>
  <w:num w:numId="44">
    <w:abstractNumId w:val="7"/>
  </w:num>
  <w:num w:numId="45">
    <w:abstractNumId w:val="18"/>
  </w:num>
  <w:num w:numId="46">
    <w:abstractNumId w:val="40"/>
  </w:num>
  <w:num w:numId="47">
    <w:abstractNumId w:val="31"/>
  </w:num>
  <w:num w:numId="48">
    <w:abstractNumId w:val="46"/>
    <w:lvlOverride w:ilvl="0">
      <w:startOverride w:val="3"/>
    </w:lvlOverride>
    <w:lvlOverride w:ilvl="1">
      <w:startOverride w:val="3"/>
    </w:lvlOverride>
  </w:num>
  <w:num w:numId="49">
    <w:abstractNumId w:val="36"/>
  </w:num>
  <w:num w:numId="50">
    <w:abstractNumId w:val="25"/>
  </w:num>
  <w:num w:numId="51">
    <w:abstractNumId w:val="38"/>
  </w:num>
  <w:num w:numId="52">
    <w:abstractNumId w:val="1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los Campos">
    <w15:presenceInfo w15:providerId="None" w15:userId="Carlos Campos"/>
  </w15:person>
  <w15:person w15:author="Andre Marques">
    <w15:presenceInfo w15:providerId="Windows Live" w15:userId="097fdd595da195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activeWritingStyle w:appName="MSWord" w:lang="pt-PT" w:vendorID="13" w:dllVersion="513" w:checkStyle="1"/>
  <w:activeWritingStyle w:appName="MSWord" w:lang="pt-PT" w:vendorID="75"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153D"/>
    <w:rsid w:val="00001FE6"/>
    <w:rsid w:val="00004168"/>
    <w:rsid w:val="00005B6C"/>
    <w:rsid w:val="0000715D"/>
    <w:rsid w:val="0001083D"/>
    <w:rsid w:val="00011CC1"/>
    <w:rsid w:val="000142D1"/>
    <w:rsid w:val="00014599"/>
    <w:rsid w:val="00016BD0"/>
    <w:rsid w:val="00016C5E"/>
    <w:rsid w:val="00017E96"/>
    <w:rsid w:val="000200B1"/>
    <w:rsid w:val="00020A45"/>
    <w:rsid w:val="000266CF"/>
    <w:rsid w:val="00027A07"/>
    <w:rsid w:val="000301ED"/>
    <w:rsid w:val="00032CED"/>
    <w:rsid w:val="0003503B"/>
    <w:rsid w:val="0003547F"/>
    <w:rsid w:val="000354B9"/>
    <w:rsid w:val="00037BA6"/>
    <w:rsid w:val="00041E62"/>
    <w:rsid w:val="000425B5"/>
    <w:rsid w:val="0004439E"/>
    <w:rsid w:val="00044D2A"/>
    <w:rsid w:val="000512B8"/>
    <w:rsid w:val="00051471"/>
    <w:rsid w:val="00054F04"/>
    <w:rsid w:val="00054F8B"/>
    <w:rsid w:val="00056571"/>
    <w:rsid w:val="00060F8A"/>
    <w:rsid w:val="00061685"/>
    <w:rsid w:val="000635F4"/>
    <w:rsid w:val="0006385E"/>
    <w:rsid w:val="0006534A"/>
    <w:rsid w:val="00067352"/>
    <w:rsid w:val="00071CEB"/>
    <w:rsid w:val="00072BB9"/>
    <w:rsid w:val="000741F0"/>
    <w:rsid w:val="00075D1B"/>
    <w:rsid w:val="00075EFD"/>
    <w:rsid w:val="0007666D"/>
    <w:rsid w:val="00081757"/>
    <w:rsid w:val="00084040"/>
    <w:rsid w:val="0008490A"/>
    <w:rsid w:val="000871CB"/>
    <w:rsid w:val="00094051"/>
    <w:rsid w:val="000962B4"/>
    <w:rsid w:val="00097E05"/>
    <w:rsid w:val="000A1951"/>
    <w:rsid w:val="000A2B88"/>
    <w:rsid w:val="000B047B"/>
    <w:rsid w:val="000B1F98"/>
    <w:rsid w:val="000B2847"/>
    <w:rsid w:val="000B360F"/>
    <w:rsid w:val="000C20CB"/>
    <w:rsid w:val="000C2FFD"/>
    <w:rsid w:val="000C426A"/>
    <w:rsid w:val="000C5200"/>
    <w:rsid w:val="000C5DF1"/>
    <w:rsid w:val="000C6DED"/>
    <w:rsid w:val="000C7A94"/>
    <w:rsid w:val="000C7A9D"/>
    <w:rsid w:val="000C7E86"/>
    <w:rsid w:val="000D0E01"/>
    <w:rsid w:val="000D79C4"/>
    <w:rsid w:val="000E0437"/>
    <w:rsid w:val="000E2F41"/>
    <w:rsid w:val="000E4432"/>
    <w:rsid w:val="000E4A27"/>
    <w:rsid w:val="000E5824"/>
    <w:rsid w:val="000F1C61"/>
    <w:rsid w:val="000F1E42"/>
    <w:rsid w:val="000F234A"/>
    <w:rsid w:val="000F27F5"/>
    <w:rsid w:val="000F3F38"/>
    <w:rsid w:val="000F463F"/>
    <w:rsid w:val="000F7E37"/>
    <w:rsid w:val="0010153D"/>
    <w:rsid w:val="001103E7"/>
    <w:rsid w:val="00110DDE"/>
    <w:rsid w:val="00112934"/>
    <w:rsid w:val="001138F3"/>
    <w:rsid w:val="00115236"/>
    <w:rsid w:val="00116341"/>
    <w:rsid w:val="001171DC"/>
    <w:rsid w:val="0012177E"/>
    <w:rsid w:val="00125481"/>
    <w:rsid w:val="00127809"/>
    <w:rsid w:val="00140689"/>
    <w:rsid w:val="001434B2"/>
    <w:rsid w:val="00143614"/>
    <w:rsid w:val="001437F6"/>
    <w:rsid w:val="00143BC0"/>
    <w:rsid w:val="001445BB"/>
    <w:rsid w:val="00144BB4"/>
    <w:rsid w:val="001455CB"/>
    <w:rsid w:val="001458D7"/>
    <w:rsid w:val="00145B31"/>
    <w:rsid w:val="00153487"/>
    <w:rsid w:val="00154B1D"/>
    <w:rsid w:val="001557D2"/>
    <w:rsid w:val="00155A80"/>
    <w:rsid w:val="0015613B"/>
    <w:rsid w:val="00157A04"/>
    <w:rsid w:val="00161048"/>
    <w:rsid w:val="00162318"/>
    <w:rsid w:val="00162999"/>
    <w:rsid w:val="00163F22"/>
    <w:rsid w:val="00164E58"/>
    <w:rsid w:val="00165130"/>
    <w:rsid w:val="001668D6"/>
    <w:rsid w:val="0017257B"/>
    <w:rsid w:val="00172DB2"/>
    <w:rsid w:val="00174FE4"/>
    <w:rsid w:val="0017537B"/>
    <w:rsid w:val="001764B2"/>
    <w:rsid w:val="001806C0"/>
    <w:rsid w:val="001822C4"/>
    <w:rsid w:val="001830EA"/>
    <w:rsid w:val="00185B97"/>
    <w:rsid w:val="001870A9"/>
    <w:rsid w:val="0018793C"/>
    <w:rsid w:val="00190CB2"/>
    <w:rsid w:val="00190FA6"/>
    <w:rsid w:val="00192DBD"/>
    <w:rsid w:val="0019597F"/>
    <w:rsid w:val="001973BB"/>
    <w:rsid w:val="001A22D1"/>
    <w:rsid w:val="001A7810"/>
    <w:rsid w:val="001B150C"/>
    <w:rsid w:val="001B2639"/>
    <w:rsid w:val="001B2870"/>
    <w:rsid w:val="001B30DC"/>
    <w:rsid w:val="001B3C37"/>
    <w:rsid w:val="001B4C5D"/>
    <w:rsid w:val="001B6075"/>
    <w:rsid w:val="001B6414"/>
    <w:rsid w:val="001B6879"/>
    <w:rsid w:val="001B6AED"/>
    <w:rsid w:val="001B72F0"/>
    <w:rsid w:val="001C25FB"/>
    <w:rsid w:val="001C2E74"/>
    <w:rsid w:val="001C3D1A"/>
    <w:rsid w:val="001C500D"/>
    <w:rsid w:val="001C6038"/>
    <w:rsid w:val="001C6E08"/>
    <w:rsid w:val="001D1B48"/>
    <w:rsid w:val="001D255D"/>
    <w:rsid w:val="001D3E49"/>
    <w:rsid w:val="001D400B"/>
    <w:rsid w:val="001D4BEE"/>
    <w:rsid w:val="001D5DEF"/>
    <w:rsid w:val="001E65AB"/>
    <w:rsid w:val="001E67DC"/>
    <w:rsid w:val="001E7234"/>
    <w:rsid w:val="001F00BE"/>
    <w:rsid w:val="001F31F1"/>
    <w:rsid w:val="001F6611"/>
    <w:rsid w:val="0020093A"/>
    <w:rsid w:val="002035CB"/>
    <w:rsid w:val="0020410E"/>
    <w:rsid w:val="00205700"/>
    <w:rsid w:val="00205769"/>
    <w:rsid w:val="00206A7D"/>
    <w:rsid w:val="00210E3C"/>
    <w:rsid w:val="002133D1"/>
    <w:rsid w:val="0021591A"/>
    <w:rsid w:val="0021626C"/>
    <w:rsid w:val="002175C3"/>
    <w:rsid w:val="00220710"/>
    <w:rsid w:val="00220CE7"/>
    <w:rsid w:val="00221DF3"/>
    <w:rsid w:val="00222A7D"/>
    <w:rsid w:val="0022322B"/>
    <w:rsid w:val="00226244"/>
    <w:rsid w:val="002276E8"/>
    <w:rsid w:val="002340D2"/>
    <w:rsid w:val="002361F9"/>
    <w:rsid w:val="00236818"/>
    <w:rsid w:val="0023799C"/>
    <w:rsid w:val="00240BB2"/>
    <w:rsid w:val="002421BC"/>
    <w:rsid w:val="0024229E"/>
    <w:rsid w:val="0025284D"/>
    <w:rsid w:val="00255B44"/>
    <w:rsid w:val="00261F2E"/>
    <w:rsid w:val="00262310"/>
    <w:rsid w:val="00265952"/>
    <w:rsid w:val="00265D5B"/>
    <w:rsid w:val="00271BC1"/>
    <w:rsid w:val="00281491"/>
    <w:rsid w:val="002831C9"/>
    <w:rsid w:val="002860AD"/>
    <w:rsid w:val="00287748"/>
    <w:rsid w:val="002904B8"/>
    <w:rsid w:val="00292F7E"/>
    <w:rsid w:val="00293EFF"/>
    <w:rsid w:val="00297F62"/>
    <w:rsid w:val="002A0853"/>
    <w:rsid w:val="002A1A28"/>
    <w:rsid w:val="002A51C2"/>
    <w:rsid w:val="002B05A6"/>
    <w:rsid w:val="002B2015"/>
    <w:rsid w:val="002B2054"/>
    <w:rsid w:val="002B31E5"/>
    <w:rsid w:val="002B5974"/>
    <w:rsid w:val="002B5EF4"/>
    <w:rsid w:val="002C0927"/>
    <w:rsid w:val="002C46BB"/>
    <w:rsid w:val="002C511F"/>
    <w:rsid w:val="002D6C4F"/>
    <w:rsid w:val="002E0362"/>
    <w:rsid w:val="002E1A7F"/>
    <w:rsid w:val="002E3BD0"/>
    <w:rsid w:val="002E4B1D"/>
    <w:rsid w:val="002E51D2"/>
    <w:rsid w:val="002E520D"/>
    <w:rsid w:val="002E626E"/>
    <w:rsid w:val="002E7611"/>
    <w:rsid w:val="002F0A69"/>
    <w:rsid w:val="002F104D"/>
    <w:rsid w:val="002F14E5"/>
    <w:rsid w:val="002F2E7E"/>
    <w:rsid w:val="002F48AC"/>
    <w:rsid w:val="002F5206"/>
    <w:rsid w:val="002F725C"/>
    <w:rsid w:val="00300994"/>
    <w:rsid w:val="00305873"/>
    <w:rsid w:val="00306766"/>
    <w:rsid w:val="00312393"/>
    <w:rsid w:val="00313FD9"/>
    <w:rsid w:val="003167CA"/>
    <w:rsid w:val="00316A04"/>
    <w:rsid w:val="00316A74"/>
    <w:rsid w:val="00322339"/>
    <w:rsid w:val="00322EC3"/>
    <w:rsid w:val="003237EA"/>
    <w:rsid w:val="00327195"/>
    <w:rsid w:val="00327D7C"/>
    <w:rsid w:val="00327D8A"/>
    <w:rsid w:val="00330B0C"/>
    <w:rsid w:val="00334ECB"/>
    <w:rsid w:val="00340442"/>
    <w:rsid w:val="00340712"/>
    <w:rsid w:val="00341DF5"/>
    <w:rsid w:val="00341E20"/>
    <w:rsid w:val="00346F0F"/>
    <w:rsid w:val="0034725B"/>
    <w:rsid w:val="00347FD8"/>
    <w:rsid w:val="00350C91"/>
    <w:rsid w:val="00352FE0"/>
    <w:rsid w:val="003542AF"/>
    <w:rsid w:val="00356034"/>
    <w:rsid w:val="003573A6"/>
    <w:rsid w:val="003605FD"/>
    <w:rsid w:val="003634AD"/>
    <w:rsid w:val="003647A9"/>
    <w:rsid w:val="00366AE7"/>
    <w:rsid w:val="00372D20"/>
    <w:rsid w:val="003744A8"/>
    <w:rsid w:val="00375039"/>
    <w:rsid w:val="0037515D"/>
    <w:rsid w:val="00377C8C"/>
    <w:rsid w:val="00380408"/>
    <w:rsid w:val="003808BE"/>
    <w:rsid w:val="00383A41"/>
    <w:rsid w:val="0038551A"/>
    <w:rsid w:val="003862DC"/>
    <w:rsid w:val="00392399"/>
    <w:rsid w:val="0039269E"/>
    <w:rsid w:val="00392870"/>
    <w:rsid w:val="003932F6"/>
    <w:rsid w:val="00394834"/>
    <w:rsid w:val="00395123"/>
    <w:rsid w:val="00396A5B"/>
    <w:rsid w:val="003A1432"/>
    <w:rsid w:val="003A1D60"/>
    <w:rsid w:val="003A3BD8"/>
    <w:rsid w:val="003A5964"/>
    <w:rsid w:val="003A68E0"/>
    <w:rsid w:val="003B1456"/>
    <w:rsid w:val="003B3173"/>
    <w:rsid w:val="003C1B20"/>
    <w:rsid w:val="003C4148"/>
    <w:rsid w:val="003C4BFE"/>
    <w:rsid w:val="003C6AC9"/>
    <w:rsid w:val="003C6E59"/>
    <w:rsid w:val="003D117F"/>
    <w:rsid w:val="003D17E6"/>
    <w:rsid w:val="003D208D"/>
    <w:rsid w:val="003D3917"/>
    <w:rsid w:val="003D4DA3"/>
    <w:rsid w:val="003D4DEE"/>
    <w:rsid w:val="003D622C"/>
    <w:rsid w:val="003D7C81"/>
    <w:rsid w:val="003E35E6"/>
    <w:rsid w:val="003E51F0"/>
    <w:rsid w:val="003E5830"/>
    <w:rsid w:val="003E71EB"/>
    <w:rsid w:val="003E7BFB"/>
    <w:rsid w:val="003F2CE1"/>
    <w:rsid w:val="003F3379"/>
    <w:rsid w:val="003F3B15"/>
    <w:rsid w:val="003F3DD7"/>
    <w:rsid w:val="003F6214"/>
    <w:rsid w:val="003F71CF"/>
    <w:rsid w:val="00401CCD"/>
    <w:rsid w:val="004051ED"/>
    <w:rsid w:val="00407375"/>
    <w:rsid w:val="00410305"/>
    <w:rsid w:val="0042003A"/>
    <w:rsid w:val="0042022D"/>
    <w:rsid w:val="00425F85"/>
    <w:rsid w:val="004269B4"/>
    <w:rsid w:val="00431CCD"/>
    <w:rsid w:val="00431E8A"/>
    <w:rsid w:val="004350F6"/>
    <w:rsid w:val="004353D6"/>
    <w:rsid w:val="00437C39"/>
    <w:rsid w:val="00440849"/>
    <w:rsid w:val="00441296"/>
    <w:rsid w:val="004419E7"/>
    <w:rsid w:val="00441AE6"/>
    <w:rsid w:val="00443D90"/>
    <w:rsid w:val="004448C7"/>
    <w:rsid w:val="00444BD8"/>
    <w:rsid w:val="00446443"/>
    <w:rsid w:val="00446CB1"/>
    <w:rsid w:val="004472AF"/>
    <w:rsid w:val="00450463"/>
    <w:rsid w:val="00451113"/>
    <w:rsid w:val="004521A3"/>
    <w:rsid w:val="00452410"/>
    <w:rsid w:val="0045429C"/>
    <w:rsid w:val="00454B2F"/>
    <w:rsid w:val="00456098"/>
    <w:rsid w:val="0045610E"/>
    <w:rsid w:val="00456524"/>
    <w:rsid w:val="004621B7"/>
    <w:rsid w:val="00464F2C"/>
    <w:rsid w:val="00466716"/>
    <w:rsid w:val="00467C1E"/>
    <w:rsid w:val="00467F1F"/>
    <w:rsid w:val="0047193B"/>
    <w:rsid w:val="00473427"/>
    <w:rsid w:val="00476151"/>
    <w:rsid w:val="00476C7F"/>
    <w:rsid w:val="0048698A"/>
    <w:rsid w:val="0048751C"/>
    <w:rsid w:val="00490450"/>
    <w:rsid w:val="0049130C"/>
    <w:rsid w:val="00491E3C"/>
    <w:rsid w:val="00497A69"/>
    <w:rsid w:val="004A00E1"/>
    <w:rsid w:val="004A4044"/>
    <w:rsid w:val="004A59DF"/>
    <w:rsid w:val="004A5EDA"/>
    <w:rsid w:val="004B3399"/>
    <w:rsid w:val="004B3B60"/>
    <w:rsid w:val="004B44EC"/>
    <w:rsid w:val="004B4BD0"/>
    <w:rsid w:val="004B51E2"/>
    <w:rsid w:val="004B6818"/>
    <w:rsid w:val="004B7A2E"/>
    <w:rsid w:val="004C01FE"/>
    <w:rsid w:val="004C0B05"/>
    <w:rsid w:val="004C22C4"/>
    <w:rsid w:val="004C2DBD"/>
    <w:rsid w:val="004C4478"/>
    <w:rsid w:val="004C4C40"/>
    <w:rsid w:val="004C5E98"/>
    <w:rsid w:val="004C6011"/>
    <w:rsid w:val="004C7660"/>
    <w:rsid w:val="004D152D"/>
    <w:rsid w:val="004D2738"/>
    <w:rsid w:val="004D2C5D"/>
    <w:rsid w:val="004D3264"/>
    <w:rsid w:val="004D6BF1"/>
    <w:rsid w:val="004E6521"/>
    <w:rsid w:val="004F08CD"/>
    <w:rsid w:val="004F0EBE"/>
    <w:rsid w:val="004F238B"/>
    <w:rsid w:val="004F23F6"/>
    <w:rsid w:val="004F6C8B"/>
    <w:rsid w:val="004F72E4"/>
    <w:rsid w:val="00501A5A"/>
    <w:rsid w:val="00502622"/>
    <w:rsid w:val="0050268C"/>
    <w:rsid w:val="005027B4"/>
    <w:rsid w:val="00506153"/>
    <w:rsid w:val="005067AA"/>
    <w:rsid w:val="00511BAC"/>
    <w:rsid w:val="00511FA5"/>
    <w:rsid w:val="005128F3"/>
    <w:rsid w:val="0051369A"/>
    <w:rsid w:val="00514392"/>
    <w:rsid w:val="00514B44"/>
    <w:rsid w:val="005152DA"/>
    <w:rsid w:val="0051556A"/>
    <w:rsid w:val="00515961"/>
    <w:rsid w:val="00516C16"/>
    <w:rsid w:val="005219EF"/>
    <w:rsid w:val="0052374E"/>
    <w:rsid w:val="005254AC"/>
    <w:rsid w:val="005263CF"/>
    <w:rsid w:val="00530413"/>
    <w:rsid w:val="00531E83"/>
    <w:rsid w:val="00532BD8"/>
    <w:rsid w:val="0053536A"/>
    <w:rsid w:val="00540E5D"/>
    <w:rsid w:val="00541A81"/>
    <w:rsid w:val="00541CB6"/>
    <w:rsid w:val="005433BA"/>
    <w:rsid w:val="005449E1"/>
    <w:rsid w:val="00551728"/>
    <w:rsid w:val="005521AD"/>
    <w:rsid w:val="00553AFC"/>
    <w:rsid w:val="00554303"/>
    <w:rsid w:val="005568AC"/>
    <w:rsid w:val="00561C54"/>
    <w:rsid w:val="00564D17"/>
    <w:rsid w:val="005657BF"/>
    <w:rsid w:val="00565E20"/>
    <w:rsid w:val="00567749"/>
    <w:rsid w:val="00571C5F"/>
    <w:rsid w:val="005769A9"/>
    <w:rsid w:val="005771C6"/>
    <w:rsid w:val="005807D5"/>
    <w:rsid w:val="005813EE"/>
    <w:rsid w:val="00590BC1"/>
    <w:rsid w:val="00591402"/>
    <w:rsid w:val="005925C8"/>
    <w:rsid w:val="00593DA3"/>
    <w:rsid w:val="00595BBA"/>
    <w:rsid w:val="00597608"/>
    <w:rsid w:val="00597642"/>
    <w:rsid w:val="005A5D52"/>
    <w:rsid w:val="005A5F3D"/>
    <w:rsid w:val="005B4DF5"/>
    <w:rsid w:val="005B5353"/>
    <w:rsid w:val="005B6907"/>
    <w:rsid w:val="005B6BA8"/>
    <w:rsid w:val="005C0B5B"/>
    <w:rsid w:val="005C1025"/>
    <w:rsid w:val="005C11D9"/>
    <w:rsid w:val="005C3016"/>
    <w:rsid w:val="005C3FF6"/>
    <w:rsid w:val="005C6388"/>
    <w:rsid w:val="005D2145"/>
    <w:rsid w:val="005D2428"/>
    <w:rsid w:val="005D26A6"/>
    <w:rsid w:val="005D27A4"/>
    <w:rsid w:val="005D3922"/>
    <w:rsid w:val="005D686D"/>
    <w:rsid w:val="005E0214"/>
    <w:rsid w:val="005E1FCC"/>
    <w:rsid w:val="005E48B1"/>
    <w:rsid w:val="005F0A15"/>
    <w:rsid w:val="005F0EF5"/>
    <w:rsid w:val="005F185E"/>
    <w:rsid w:val="005F2397"/>
    <w:rsid w:val="005F6C66"/>
    <w:rsid w:val="005F6C7F"/>
    <w:rsid w:val="00600DA7"/>
    <w:rsid w:val="00602D47"/>
    <w:rsid w:val="00602D4C"/>
    <w:rsid w:val="00603AE6"/>
    <w:rsid w:val="006050B4"/>
    <w:rsid w:val="00606E9E"/>
    <w:rsid w:val="0061195C"/>
    <w:rsid w:val="00612092"/>
    <w:rsid w:val="006124C0"/>
    <w:rsid w:val="006126F4"/>
    <w:rsid w:val="006133E5"/>
    <w:rsid w:val="0061487E"/>
    <w:rsid w:val="006150B1"/>
    <w:rsid w:val="00616842"/>
    <w:rsid w:val="00620787"/>
    <w:rsid w:val="006223AE"/>
    <w:rsid w:val="00627E3C"/>
    <w:rsid w:val="00630D61"/>
    <w:rsid w:val="00631E9C"/>
    <w:rsid w:val="00633228"/>
    <w:rsid w:val="006375FA"/>
    <w:rsid w:val="00640442"/>
    <w:rsid w:val="00642999"/>
    <w:rsid w:val="0064315E"/>
    <w:rsid w:val="00644E3B"/>
    <w:rsid w:val="006452DA"/>
    <w:rsid w:val="006478FA"/>
    <w:rsid w:val="00652177"/>
    <w:rsid w:val="0065385A"/>
    <w:rsid w:val="006538D6"/>
    <w:rsid w:val="006557A6"/>
    <w:rsid w:val="006627CD"/>
    <w:rsid w:val="0066352B"/>
    <w:rsid w:val="0066637D"/>
    <w:rsid w:val="006712E4"/>
    <w:rsid w:val="00673977"/>
    <w:rsid w:val="00675E51"/>
    <w:rsid w:val="006772E3"/>
    <w:rsid w:val="00681336"/>
    <w:rsid w:val="0068696D"/>
    <w:rsid w:val="00690EA7"/>
    <w:rsid w:val="00691647"/>
    <w:rsid w:val="006921F2"/>
    <w:rsid w:val="00692871"/>
    <w:rsid w:val="00693949"/>
    <w:rsid w:val="00694A9E"/>
    <w:rsid w:val="0069654F"/>
    <w:rsid w:val="00697C50"/>
    <w:rsid w:val="006A6C9C"/>
    <w:rsid w:val="006A6E4A"/>
    <w:rsid w:val="006A747F"/>
    <w:rsid w:val="006B008E"/>
    <w:rsid w:val="006B0AE7"/>
    <w:rsid w:val="006B188B"/>
    <w:rsid w:val="006B2792"/>
    <w:rsid w:val="006B2DD5"/>
    <w:rsid w:val="006B6A97"/>
    <w:rsid w:val="006B776C"/>
    <w:rsid w:val="006C24CA"/>
    <w:rsid w:val="006C2679"/>
    <w:rsid w:val="006C37D2"/>
    <w:rsid w:val="006C71D4"/>
    <w:rsid w:val="006C7E72"/>
    <w:rsid w:val="006D2CA8"/>
    <w:rsid w:val="006D5087"/>
    <w:rsid w:val="006D601F"/>
    <w:rsid w:val="006D7835"/>
    <w:rsid w:val="006D7A27"/>
    <w:rsid w:val="006E2CD2"/>
    <w:rsid w:val="006E42EB"/>
    <w:rsid w:val="006E49C0"/>
    <w:rsid w:val="006E4FA9"/>
    <w:rsid w:val="006E61B8"/>
    <w:rsid w:val="006E7301"/>
    <w:rsid w:val="006E75C1"/>
    <w:rsid w:val="006F133B"/>
    <w:rsid w:val="006F2B2B"/>
    <w:rsid w:val="006F40B5"/>
    <w:rsid w:val="006F59F0"/>
    <w:rsid w:val="007009C8"/>
    <w:rsid w:val="00702219"/>
    <w:rsid w:val="007035A8"/>
    <w:rsid w:val="00711532"/>
    <w:rsid w:val="00711D4A"/>
    <w:rsid w:val="00712CC5"/>
    <w:rsid w:val="007130C9"/>
    <w:rsid w:val="00713D8B"/>
    <w:rsid w:val="00715C38"/>
    <w:rsid w:val="00720771"/>
    <w:rsid w:val="0072112B"/>
    <w:rsid w:val="00723399"/>
    <w:rsid w:val="00727394"/>
    <w:rsid w:val="00732C19"/>
    <w:rsid w:val="00744847"/>
    <w:rsid w:val="00744A0E"/>
    <w:rsid w:val="00746491"/>
    <w:rsid w:val="00750607"/>
    <w:rsid w:val="007522D4"/>
    <w:rsid w:val="00753169"/>
    <w:rsid w:val="00753527"/>
    <w:rsid w:val="00753EB5"/>
    <w:rsid w:val="0075795E"/>
    <w:rsid w:val="00760317"/>
    <w:rsid w:val="0076053D"/>
    <w:rsid w:val="007667D9"/>
    <w:rsid w:val="0077012F"/>
    <w:rsid w:val="00774CC2"/>
    <w:rsid w:val="00776758"/>
    <w:rsid w:val="007802C6"/>
    <w:rsid w:val="00780C28"/>
    <w:rsid w:val="00780F85"/>
    <w:rsid w:val="007819C5"/>
    <w:rsid w:val="0078384A"/>
    <w:rsid w:val="007844CD"/>
    <w:rsid w:val="0078491B"/>
    <w:rsid w:val="0078602F"/>
    <w:rsid w:val="00787111"/>
    <w:rsid w:val="00790A62"/>
    <w:rsid w:val="00791CC6"/>
    <w:rsid w:val="00792B4D"/>
    <w:rsid w:val="00792FFF"/>
    <w:rsid w:val="007935D4"/>
    <w:rsid w:val="0079566F"/>
    <w:rsid w:val="00795B8F"/>
    <w:rsid w:val="00795FBC"/>
    <w:rsid w:val="007964D5"/>
    <w:rsid w:val="00796E9D"/>
    <w:rsid w:val="007A404F"/>
    <w:rsid w:val="007A4AE7"/>
    <w:rsid w:val="007A652B"/>
    <w:rsid w:val="007B322B"/>
    <w:rsid w:val="007B425F"/>
    <w:rsid w:val="007B6A73"/>
    <w:rsid w:val="007B6B87"/>
    <w:rsid w:val="007D0E6D"/>
    <w:rsid w:val="007D0E7A"/>
    <w:rsid w:val="007D3373"/>
    <w:rsid w:val="007D35D0"/>
    <w:rsid w:val="007D4543"/>
    <w:rsid w:val="007D48B6"/>
    <w:rsid w:val="007E2AC9"/>
    <w:rsid w:val="007E3DAD"/>
    <w:rsid w:val="007E524A"/>
    <w:rsid w:val="007E6B4E"/>
    <w:rsid w:val="007F0D78"/>
    <w:rsid w:val="007F0E04"/>
    <w:rsid w:val="007F7BB3"/>
    <w:rsid w:val="00802B75"/>
    <w:rsid w:val="008035E8"/>
    <w:rsid w:val="00805642"/>
    <w:rsid w:val="008071EE"/>
    <w:rsid w:val="00807AE9"/>
    <w:rsid w:val="0081490E"/>
    <w:rsid w:val="00815FE2"/>
    <w:rsid w:val="0082545B"/>
    <w:rsid w:val="00827D85"/>
    <w:rsid w:val="00830A67"/>
    <w:rsid w:val="00832561"/>
    <w:rsid w:val="00834417"/>
    <w:rsid w:val="00834D47"/>
    <w:rsid w:val="008351BB"/>
    <w:rsid w:val="00840933"/>
    <w:rsid w:val="00841E89"/>
    <w:rsid w:val="00845E0F"/>
    <w:rsid w:val="00846A3B"/>
    <w:rsid w:val="00850B74"/>
    <w:rsid w:val="008549F4"/>
    <w:rsid w:val="00854E19"/>
    <w:rsid w:val="0085785C"/>
    <w:rsid w:val="00865F30"/>
    <w:rsid w:val="00866366"/>
    <w:rsid w:val="00866523"/>
    <w:rsid w:val="0087097B"/>
    <w:rsid w:val="00871293"/>
    <w:rsid w:val="008765CF"/>
    <w:rsid w:val="0087703B"/>
    <w:rsid w:val="0087727C"/>
    <w:rsid w:val="0087733D"/>
    <w:rsid w:val="008829A4"/>
    <w:rsid w:val="00882FD3"/>
    <w:rsid w:val="008837DE"/>
    <w:rsid w:val="00883949"/>
    <w:rsid w:val="00883C9C"/>
    <w:rsid w:val="00884E26"/>
    <w:rsid w:val="008869EE"/>
    <w:rsid w:val="00886CB5"/>
    <w:rsid w:val="0088773D"/>
    <w:rsid w:val="008877BB"/>
    <w:rsid w:val="008906B3"/>
    <w:rsid w:val="00890731"/>
    <w:rsid w:val="00890A63"/>
    <w:rsid w:val="00892A2B"/>
    <w:rsid w:val="00892BDF"/>
    <w:rsid w:val="008944D3"/>
    <w:rsid w:val="008A14AB"/>
    <w:rsid w:val="008A5138"/>
    <w:rsid w:val="008A630F"/>
    <w:rsid w:val="008A7BBB"/>
    <w:rsid w:val="008A7DB8"/>
    <w:rsid w:val="008B0992"/>
    <w:rsid w:val="008B3452"/>
    <w:rsid w:val="008B5B2E"/>
    <w:rsid w:val="008B5D7B"/>
    <w:rsid w:val="008B7C94"/>
    <w:rsid w:val="008C0070"/>
    <w:rsid w:val="008C11E1"/>
    <w:rsid w:val="008C120B"/>
    <w:rsid w:val="008C21B9"/>
    <w:rsid w:val="008C27D2"/>
    <w:rsid w:val="008C5446"/>
    <w:rsid w:val="008C7A09"/>
    <w:rsid w:val="008D34CD"/>
    <w:rsid w:val="008D4E8B"/>
    <w:rsid w:val="008D6B52"/>
    <w:rsid w:val="008E20D0"/>
    <w:rsid w:val="008E266E"/>
    <w:rsid w:val="008F0CE2"/>
    <w:rsid w:val="008F1084"/>
    <w:rsid w:val="008F2762"/>
    <w:rsid w:val="008F32BB"/>
    <w:rsid w:val="008F3C51"/>
    <w:rsid w:val="008F41BF"/>
    <w:rsid w:val="008F4296"/>
    <w:rsid w:val="008F4BA5"/>
    <w:rsid w:val="008F4FF6"/>
    <w:rsid w:val="00900626"/>
    <w:rsid w:val="00901B91"/>
    <w:rsid w:val="00901FEC"/>
    <w:rsid w:val="009069F6"/>
    <w:rsid w:val="00906C40"/>
    <w:rsid w:val="00910C8B"/>
    <w:rsid w:val="009118AE"/>
    <w:rsid w:val="00912313"/>
    <w:rsid w:val="009132BF"/>
    <w:rsid w:val="00913880"/>
    <w:rsid w:val="00915907"/>
    <w:rsid w:val="00922F26"/>
    <w:rsid w:val="00924EAB"/>
    <w:rsid w:val="0092513F"/>
    <w:rsid w:val="00925A33"/>
    <w:rsid w:val="00927868"/>
    <w:rsid w:val="00927B0B"/>
    <w:rsid w:val="00930DEC"/>
    <w:rsid w:val="009333DD"/>
    <w:rsid w:val="00933B91"/>
    <w:rsid w:val="00940B7D"/>
    <w:rsid w:val="0094153D"/>
    <w:rsid w:val="0094403F"/>
    <w:rsid w:val="00945826"/>
    <w:rsid w:val="00945979"/>
    <w:rsid w:val="0094738B"/>
    <w:rsid w:val="00950B53"/>
    <w:rsid w:val="00956493"/>
    <w:rsid w:val="00957BC3"/>
    <w:rsid w:val="009600F3"/>
    <w:rsid w:val="00961659"/>
    <w:rsid w:val="009632F6"/>
    <w:rsid w:val="00966299"/>
    <w:rsid w:val="00966F1D"/>
    <w:rsid w:val="00972977"/>
    <w:rsid w:val="00973378"/>
    <w:rsid w:val="00973394"/>
    <w:rsid w:val="009733FA"/>
    <w:rsid w:val="00974750"/>
    <w:rsid w:val="009762EE"/>
    <w:rsid w:val="0098179C"/>
    <w:rsid w:val="00984795"/>
    <w:rsid w:val="00985BAF"/>
    <w:rsid w:val="00986FEE"/>
    <w:rsid w:val="00987415"/>
    <w:rsid w:val="00990CFE"/>
    <w:rsid w:val="009931FF"/>
    <w:rsid w:val="00993A94"/>
    <w:rsid w:val="00995F5D"/>
    <w:rsid w:val="009A0368"/>
    <w:rsid w:val="009A40CF"/>
    <w:rsid w:val="009B0193"/>
    <w:rsid w:val="009B1410"/>
    <w:rsid w:val="009B2932"/>
    <w:rsid w:val="009B3F07"/>
    <w:rsid w:val="009B5E9A"/>
    <w:rsid w:val="009B7732"/>
    <w:rsid w:val="009C016D"/>
    <w:rsid w:val="009C0C98"/>
    <w:rsid w:val="009C0CAD"/>
    <w:rsid w:val="009C35A5"/>
    <w:rsid w:val="009C6F4F"/>
    <w:rsid w:val="009C7A96"/>
    <w:rsid w:val="009D08C5"/>
    <w:rsid w:val="009D1DA4"/>
    <w:rsid w:val="009D4623"/>
    <w:rsid w:val="009D4F3E"/>
    <w:rsid w:val="009E4794"/>
    <w:rsid w:val="009E5360"/>
    <w:rsid w:val="009E56B7"/>
    <w:rsid w:val="009E7EB0"/>
    <w:rsid w:val="009F250C"/>
    <w:rsid w:val="009F4456"/>
    <w:rsid w:val="009F69F0"/>
    <w:rsid w:val="009F7613"/>
    <w:rsid w:val="00A02398"/>
    <w:rsid w:val="00A07329"/>
    <w:rsid w:val="00A135E9"/>
    <w:rsid w:val="00A13EF5"/>
    <w:rsid w:val="00A1497D"/>
    <w:rsid w:val="00A15F64"/>
    <w:rsid w:val="00A16F29"/>
    <w:rsid w:val="00A23A15"/>
    <w:rsid w:val="00A23E6E"/>
    <w:rsid w:val="00A26588"/>
    <w:rsid w:val="00A31FD2"/>
    <w:rsid w:val="00A3301D"/>
    <w:rsid w:val="00A33E17"/>
    <w:rsid w:val="00A34474"/>
    <w:rsid w:val="00A37952"/>
    <w:rsid w:val="00A419F9"/>
    <w:rsid w:val="00A41C12"/>
    <w:rsid w:val="00A43062"/>
    <w:rsid w:val="00A43DE7"/>
    <w:rsid w:val="00A447C0"/>
    <w:rsid w:val="00A465FC"/>
    <w:rsid w:val="00A46A40"/>
    <w:rsid w:val="00A47AA2"/>
    <w:rsid w:val="00A5452D"/>
    <w:rsid w:val="00A55AF9"/>
    <w:rsid w:val="00A6231C"/>
    <w:rsid w:val="00A6297D"/>
    <w:rsid w:val="00A649AC"/>
    <w:rsid w:val="00A65778"/>
    <w:rsid w:val="00A6673B"/>
    <w:rsid w:val="00A70378"/>
    <w:rsid w:val="00A70555"/>
    <w:rsid w:val="00A70F2D"/>
    <w:rsid w:val="00A71CA1"/>
    <w:rsid w:val="00A72333"/>
    <w:rsid w:val="00A73D6B"/>
    <w:rsid w:val="00A74857"/>
    <w:rsid w:val="00A74CAE"/>
    <w:rsid w:val="00A75FC5"/>
    <w:rsid w:val="00A76BE8"/>
    <w:rsid w:val="00A80D37"/>
    <w:rsid w:val="00A8594F"/>
    <w:rsid w:val="00A8705D"/>
    <w:rsid w:val="00A873FA"/>
    <w:rsid w:val="00A923B5"/>
    <w:rsid w:val="00A936B1"/>
    <w:rsid w:val="00A94007"/>
    <w:rsid w:val="00A94490"/>
    <w:rsid w:val="00AA226A"/>
    <w:rsid w:val="00AA2819"/>
    <w:rsid w:val="00AA329C"/>
    <w:rsid w:val="00AA5AC0"/>
    <w:rsid w:val="00AB12AF"/>
    <w:rsid w:val="00AB25FA"/>
    <w:rsid w:val="00AB260C"/>
    <w:rsid w:val="00AB2EBC"/>
    <w:rsid w:val="00AB3192"/>
    <w:rsid w:val="00AB3DB2"/>
    <w:rsid w:val="00AB4143"/>
    <w:rsid w:val="00AB78DE"/>
    <w:rsid w:val="00AC02DF"/>
    <w:rsid w:val="00AC205A"/>
    <w:rsid w:val="00AC26B5"/>
    <w:rsid w:val="00AC536A"/>
    <w:rsid w:val="00AC55CA"/>
    <w:rsid w:val="00AD12D1"/>
    <w:rsid w:val="00AD2BFE"/>
    <w:rsid w:val="00AD6FCF"/>
    <w:rsid w:val="00AD7099"/>
    <w:rsid w:val="00AE018A"/>
    <w:rsid w:val="00AE0557"/>
    <w:rsid w:val="00AE2757"/>
    <w:rsid w:val="00AE2BE8"/>
    <w:rsid w:val="00AE4BAE"/>
    <w:rsid w:val="00AF0348"/>
    <w:rsid w:val="00AF2B17"/>
    <w:rsid w:val="00AF3975"/>
    <w:rsid w:val="00AF3D4C"/>
    <w:rsid w:val="00B0303B"/>
    <w:rsid w:val="00B04017"/>
    <w:rsid w:val="00B04DC6"/>
    <w:rsid w:val="00B11A58"/>
    <w:rsid w:val="00B126EF"/>
    <w:rsid w:val="00B14329"/>
    <w:rsid w:val="00B16156"/>
    <w:rsid w:val="00B165A2"/>
    <w:rsid w:val="00B16DB6"/>
    <w:rsid w:val="00B2193E"/>
    <w:rsid w:val="00B2281B"/>
    <w:rsid w:val="00B26491"/>
    <w:rsid w:val="00B341E5"/>
    <w:rsid w:val="00B346A3"/>
    <w:rsid w:val="00B34BA3"/>
    <w:rsid w:val="00B36307"/>
    <w:rsid w:val="00B363E5"/>
    <w:rsid w:val="00B375B1"/>
    <w:rsid w:val="00B44A23"/>
    <w:rsid w:val="00B45A2D"/>
    <w:rsid w:val="00B50365"/>
    <w:rsid w:val="00B50C81"/>
    <w:rsid w:val="00B51B4C"/>
    <w:rsid w:val="00B56806"/>
    <w:rsid w:val="00B605FA"/>
    <w:rsid w:val="00B61639"/>
    <w:rsid w:val="00B62BAC"/>
    <w:rsid w:val="00B64511"/>
    <w:rsid w:val="00B658AC"/>
    <w:rsid w:val="00B67725"/>
    <w:rsid w:val="00B70E42"/>
    <w:rsid w:val="00B7168A"/>
    <w:rsid w:val="00B72246"/>
    <w:rsid w:val="00B724E2"/>
    <w:rsid w:val="00B72D31"/>
    <w:rsid w:val="00B73B96"/>
    <w:rsid w:val="00B747B3"/>
    <w:rsid w:val="00B7512C"/>
    <w:rsid w:val="00B840B0"/>
    <w:rsid w:val="00B85411"/>
    <w:rsid w:val="00B87BC4"/>
    <w:rsid w:val="00B91E54"/>
    <w:rsid w:val="00B94838"/>
    <w:rsid w:val="00BA10A8"/>
    <w:rsid w:val="00BA342D"/>
    <w:rsid w:val="00BA3FA0"/>
    <w:rsid w:val="00BA4E05"/>
    <w:rsid w:val="00BA5608"/>
    <w:rsid w:val="00BA63E3"/>
    <w:rsid w:val="00BA67C0"/>
    <w:rsid w:val="00BA6A42"/>
    <w:rsid w:val="00BB18F4"/>
    <w:rsid w:val="00BB42E2"/>
    <w:rsid w:val="00BC130B"/>
    <w:rsid w:val="00BC215F"/>
    <w:rsid w:val="00BC35DE"/>
    <w:rsid w:val="00BC717D"/>
    <w:rsid w:val="00BD0EFB"/>
    <w:rsid w:val="00BD13E2"/>
    <w:rsid w:val="00BD2FC7"/>
    <w:rsid w:val="00BD5304"/>
    <w:rsid w:val="00BD7049"/>
    <w:rsid w:val="00BD7EFB"/>
    <w:rsid w:val="00BE0492"/>
    <w:rsid w:val="00BE3AD0"/>
    <w:rsid w:val="00BE4298"/>
    <w:rsid w:val="00BE59DE"/>
    <w:rsid w:val="00BE5EF9"/>
    <w:rsid w:val="00BE6E58"/>
    <w:rsid w:val="00BF0464"/>
    <w:rsid w:val="00BF32B2"/>
    <w:rsid w:val="00BF3A39"/>
    <w:rsid w:val="00BF471C"/>
    <w:rsid w:val="00BF5107"/>
    <w:rsid w:val="00BF5420"/>
    <w:rsid w:val="00BF5EB3"/>
    <w:rsid w:val="00BF6E79"/>
    <w:rsid w:val="00C003E5"/>
    <w:rsid w:val="00C00D9B"/>
    <w:rsid w:val="00C01C72"/>
    <w:rsid w:val="00C0573E"/>
    <w:rsid w:val="00C071A4"/>
    <w:rsid w:val="00C118A2"/>
    <w:rsid w:val="00C11EA4"/>
    <w:rsid w:val="00C1509E"/>
    <w:rsid w:val="00C211EC"/>
    <w:rsid w:val="00C21ADE"/>
    <w:rsid w:val="00C21D03"/>
    <w:rsid w:val="00C222F5"/>
    <w:rsid w:val="00C2287C"/>
    <w:rsid w:val="00C24BB0"/>
    <w:rsid w:val="00C253BF"/>
    <w:rsid w:val="00C25AC6"/>
    <w:rsid w:val="00C25F0A"/>
    <w:rsid w:val="00C266CE"/>
    <w:rsid w:val="00C26C60"/>
    <w:rsid w:val="00C307F0"/>
    <w:rsid w:val="00C3093A"/>
    <w:rsid w:val="00C323F9"/>
    <w:rsid w:val="00C33FED"/>
    <w:rsid w:val="00C37200"/>
    <w:rsid w:val="00C37B69"/>
    <w:rsid w:val="00C4003B"/>
    <w:rsid w:val="00C41728"/>
    <w:rsid w:val="00C51183"/>
    <w:rsid w:val="00C538C4"/>
    <w:rsid w:val="00C53B43"/>
    <w:rsid w:val="00C54D85"/>
    <w:rsid w:val="00C57763"/>
    <w:rsid w:val="00C613A1"/>
    <w:rsid w:val="00C631D2"/>
    <w:rsid w:val="00C643EA"/>
    <w:rsid w:val="00C64547"/>
    <w:rsid w:val="00C66C0F"/>
    <w:rsid w:val="00C66E4F"/>
    <w:rsid w:val="00C67F27"/>
    <w:rsid w:val="00C706B5"/>
    <w:rsid w:val="00C7084C"/>
    <w:rsid w:val="00C70A11"/>
    <w:rsid w:val="00C723AF"/>
    <w:rsid w:val="00C727D9"/>
    <w:rsid w:val="00C76632"/>
    <w:rsid w:val="00C80C6C"/>
    <w:rsid w:val="00C849A0"/>
    <w:rsid w:val="00C84E68"/>
    <w:rsid w:val="00C84F03"/>
    <w:rsid w:val="00C85EE2"/>
    <w:rsid w:val="00C9073C"/>
    <w:rsid w:val="00C911F2"/>
    <w:rsid w:val="00C927A3"/>
    <w:rsid w:val="00C9307F"/>
    <w:rsid w:val="00C934A5"/>
    <w:rsid w:val="00C96BFD"/>
    <w:rsid w:val="00CA0CCE"/>
    <w:rsid w:val="00CA10D9"/>
    <w:rsid w:val="00CA495F"/>
    <w:rsid w:val="00CA6824"/>
    <w:rsid w:val="00CA71AD"/>
    <w:rsid w:val="00CA76A2"/>
    <w:rsid w:val="00CA7710"/>
    <w:rsid w:val="00CA7A7A"/>
    <w:rsid w:val="00CB0718"/>
    <w:rsid w:val="00CB11AF"/>
    <w:rsid w:val="00CB21EE"/>
    <w:rsid w:val="00CB4D69"/>
    <w:rsid w:val="00CB5324"/>
    <w:rsid w:val="00CB5AD4"/>
    <w:rsid w:val="00CC0185"/>
    <w:rsid w:val="00CC2C98"/>
    <w:rsid w:val="00CC4731"/>
    <w:rsid w:val="00CC5289"/>
    <w:rsid w:val="00CC5D5F"/>
    <w:rsid w:val="00CC6BAE"/>
    <w:rsid w:val="00CD01DB"/>
    <w:rsid w:val="00CD21B1"/>
    <w:rsid w:val="00CD2640"/>
    <w:rsid w:val="00CD3334"/>
    <w:rsid w:val="00CD4604"/>
    <w:rsid w:val="00CD492F"/>
    <w:rsid w:val="00CD5238"/>
    <w:rsid w:val="00CD5EE7"/>
    <w:rsid w:val="00CD60C9"/>
    <w:rsid w:val="00CE0F0E"/>
    <w:rsid w:val="00CE1E1B"/>
    <w:rsid w:val="00CE5D44"/>
    <w:rsid w:val="00CF0284"/>
    <w:rsid w:val="00CF2F69"/>
    <w:rsid w:val="00CF434F"/>
    <w:rsid w:val="00CF558D"/>
    <w:rsid w:val="00CF7E27"/>
    <w:rsid w:val="00D01A65"/>
    <w:rsid w:val="00D01B7A"/>
    <w:rsid w:val="00D01C76"/>
    <w:rsid w:val="00D02ABB"/>
    <w:rsid w:val="00D1008B"/>
    <w:rsid w:val="00D104CA"/>
    <w:rsid w:val="00D10E28"/>
    <w:rsid w:val="00D11F68"/>
    <w:rsid w:val="00D1297F"/>
    <w:rsid w:val="00D14C4E"/>
    <w:rsid w:val="00D161CB"/>
    <w:rsid w:val="00D162CA"/>
    <w:rsid w:val="00D16CF9"/>
    <w:rsid w:val="00D2078B"/>
    <w:rsid w:val="00D208A5"/>
    <w:rsid w:val="00D216CF"/>
    <w:rsid w:val="00D24029"/>
    <w:rsid w:val="00D243A6"/>
    <w:rsid w:val="00D24F6C"/>
    <w:rsid w:val="00D2736E"/>
    <w:rsid w:val="00D330EA"/>
    <w:rsid w:val="00D330FC"/>
    <w:rsid w:val="00D337F5"/>
    <w:rsid w:val="00D33AF5"/>
    <w:rsid w:val="00D427EF"/>
    <w:rsid w:val="00D45116"/>
    <w:rsid w:val="00D4741E"/>
    <w:rsid w:val="00D50884"/>
    <w:rsid w:val="00D579BA"/>
    <w:rsid w:val="00D60D0F"/>
    <w:rsid w:val="00D63771"/>
    <w:rsid w:val="00D64D9D"/>
    <w:rsid w:val="00D64F31"/>
    <w:rsid w:val="00D67217"/>
    <w:rsid w:val="00D70E7F"/>
    <w:rsid w:val="00D72D79"/>
    <w:rsid w:val="00D73680"/>
    <w:rsid w:val="00D73DBE"/>
    <w:rsid w:val="00D75AB6"/>
    <w:rsid w:val="00D77A55"/>
    <w:rsid w:val="00D80638"/>
    <w:rsid w:val="00D84912"/>
    <w:rsid w:val="00D85646"/>
    <w:rsid w:val="00D93A3E"/>
    <w:rsid w:val="00D94037"/>
    <w:rsid w:val="00D95964"/>
    <w:rsid w:val="00DA194F"/>
    <w:rsid w:val="00DA35F6"/>
    <w:rsid w:val="00DA3F1C"/>
    <w:rsid w:val="00DA4DCC"/>
    <w:rsid w:val="00DB109E"/>
    <w:rsid w:val="00DB3BB3"/>
    <w:rsid w:val="00DB3E43"/>
    <w:rsid w:val="00DB49D4"/>
    <w:rsid w:val="00DB4F2C"/>
    <w:rsid w:val="00DB52E1"/>
    <w:rsid w:val="00DB6AC0"/>
    <w:rsid w:val="00DB6BD2"/>
    <w:rsid w:val="00DB7133"/>
    <w:rsid w:val="00DB74DC"/>
    <w:rsid w:val="00DC1399"/>
    <w:rsid w:val="00DC38BB"/>
    <w:rsid w:val="00DC6021"/>
    <w:rsid w:val="00DC6D16"/>
    <w:rsid w:val="00DD0720"/>
    <w:rsid w:val="00DD432E"/>
    <w:rsid w:val="00DE3F85"/>
    <w:rsid w:val="00DE496F"/>
    <w:rsid w:val="00DE5A6A"/>
    <w:rsid w:val="00DF1C51"/>
    <w:rsid w:val="00DF471E"/>
    <w:rsid w:val="00DF4E3F"/>
    <w:rsid w:val="00E00361"/>
    <w:rsid w:val="00E00750"/>
    <w:rsid w:val="00E029E8"/>
    <w:rsid w:val="00E07DD8"/>
    <w:rsid w:val="00E07EBD"/>
    <w:rsid w:val="00E10E28"/>
    <w:rsid w:val="00E110D1"/>
    <w:rsid w:val="00E15D0C"/>
    <w:rsid w:val="00E20890"/>
    <w:rsid w:val="00E20CC3"/>
    <w:rsid w:val="00E21A43"/>
    <w:rsid w:val="00E24D19"/>
    <w:rsid w:val="00E27C92"/>
    <w:rsid w:val="00E323D0"/>
    <w:rsid w:val="00E32FE6"/>
    <w:rsid w:val="00E3413F"/>
    <w:rsid w:val="00E357E7"/>
    <w:rsid w:val="00E4034B"/>
    <w:rsid w:val="00E41248"/>
    <w:rsid w:val="00E41FE6"/>
    <w:rsid w:val="00E43508"/>
    <w:rsid w:val="00E441E2"/>
    <w:rsid w:val="00E44259"/>
    <w:rsid w:val="00E50FA9"/>
    <w:rsid w:val="00E51194"/>
    <w:rsid w:val="00E517D1"/>
    <w:rsid w:val="00E52659"/>
    <w:rsid w:val="00E5403C"/>
    <w:rsid w:val="00E556AB"/>
    <w:rsid w:val="00E55A5D"/>
    <w:rsid w:val="00E61311"/>
    <w:rsid w:val="00E61F5C"/>
    <w:rsid w:val="00E62024"/>
    <w:rsid w:val="00E6234A"/>
    <w:rsid w:val="00E62B57"/>
    <w:rsid w:val="00E6461A"/>
    <w:rsid w:val="00E65045"/>
    <w:rsid w:val="00E65544"/>
    <w:rsid w:val="00E67E2D"/>
    <w:rsid w:val="00E735D1"/>
    <w:rsid w:val="00E7381B"/>
    <w:rsid w:val="00E7385F"/>
    <w:rsid w:val="00E75F89"/>
    <w:rsid w:val="00E80CED"/>
    <w:rsid w:val="00E80CEE"/>
    <w:rsid w:val="00E813E5"/>
    <w:rsid w:val="00E86473"/>
    <w:rsid w:val="00E87B37"/>
    <w:rsid w:val="00E91D15"/>
    <w:rsid w:val="00E93FC6"/>
    <w:rsid w:val="00E9450A"/>
    <w:rsid w:val="00EA3B69"/>
    <w:rsid w:val="00EA779C"/>
    <w:rsid w:val="00EB04F0"/>
    <w:rsid w:val="00EB0BD7"/>
    <w:rsid w:val="00EB15AA"/>
    <w:rsid w:val="00EB3CA8"/>
    <w:rsid w:val="00EB3F83"/>
    <w:rsid w:val="00EB4C2D"/>
    <w:rsid w:val="00EC0072"/>
    <w:rsid w:val="00EC18BF"/>
    <w:rsid w:val="00ED0230"/>
    <w:rsid w:val="00ED2DAD"/>
    <w:rsid w:val="00ED39FE"/>
    <w:rsid w:val="00ED5209"/>
    <w:rsid w:val="00ED71E5"/>
    <w:rsid w:val="00ED7E4F"/>
    <w:rsid w:val="00EE039B"/>
    <w:rsid w:val="00EE5F4D"/>
    <w:rsid w:val="00EE7476"/>
    <w:rsid w:val="00EF041C"/>
    <w:rsid w:val="00EF24FE"/>
    <w:rsid w:val="00F00283"/>
    <w:rsid w:val="00F00CB2"/>
    <w:rsid w:val="00F03312"/>
    <w:rsid w:val="00F05534"/>
    <w:rsid w:val="00F14671"/>
    <w:rsid w:val="00F17CBA"/>
    <w:rsid w:val="00F200DB"/>
    <w:rsid w:val="00F203B3"/>
    <w:rsid w:val="00F21C62"/>
    <w:rsid w:val="00F22013"/>
    <w:rsid w:val="00F24971"/>
    <w:rsid w:val="00F25E2B"/>
    <w:rsid w:val="00F273BA"/>
    <w:rsid w:val="00F305A7"/>
    <w:rsid w:val="00F4608D"/>
    <w:rsid w:val="00F46A10"/>
    <w:rsid w:val="00F476BD"/>
    <w:rsid w:val="00F47A54"/>
    <w:rsid w:val="00F51C62"/>
    <w:rsid w:val="00F53A65"/>
    <w:rsid w:val="00F61130"/>
    <w:rsid w:val="00F6221E"/>
    <w:rsid w:val="00F627FD"/>
    <w:rsid w:val="00F631DB"/>
    <w:rsid w:val="00F6599D"/>
    <w:rsid w:val="00F6706E"/>
    <w:rsid w:val="00F672F1"/>
    <w:rsid w:val="00F67A95"/>
    <w:rsid w:val="00F7193D"/>
    <w:rsid w:val="00F722E0"/>
    <w:rsid w:val="00F74351"/>
    <w:rsid w:val="00F74C15"/>
    <w:rsid w:val="00F810E7"/>
    <w:rsid w:val="00F8182A"/>
    <w:rsid w:val="00F8220F"/>
    <w:rsid w:val="00F82A3B"/>
    <w:rsid w:val="00F8317E"/>
    <w:rsid w:val="00F83E90"/>
    <w:rsid w:val="00F86B9B"/>
    <w:rsid w:val="00F87060"/>
    <w:rsid w:val="00F9055B"/>
    <w:rsid w:val="00F920CD"/>
    <w:rsid w:val="00F921FC"/>
    <w:rsid w:val="00F96986"/>
    <w:rsid w:val="00F97074"/>
    <w:rsid w:val="00FA27C5"/>
    <w:rsid w:val="00FA3373"/>
    <w:rsid w:val="00FA4628"/>
    <w:rsid w:val="00FA4979"/>
    <w:rsid w:val="00FA6A75"/>
    <w:rsid w:val="00FB3770"/>
    <w:rsid w:val="00FB581E"/>
    <w:rsid w:val="00FB7302"/>
    <w:rsid w:val="00FB7E25"/>
    <w:rsid w:val="00FC4B51"/>
    <w:rsid w:val="00FC65E4"/>
    <w:rsid w:val="00FC7312"/>
    <w:rsid w:val="00FC7CCA"/>
    <w:rsid w:val="00FD2747"/>
    <w:rsid w:val="00FD4034"/>
    <w:rsid w:val="00FD437E"/>
    <w:rsid w:val="00FD5C0C"/>
    <w:rsid w:val="00FD62F6"/>
    <w:rsid w:val="00FE2A12"/>
    <w:rsid w:val="00FE3248"/>
    <w:rsid w:val="00FE39A2"/>
    <w:rsid w:val="00FF0C2A"/>
    <w:rsid w:val="00FF15D6"/>
    <w:rsid w:val="00FF25C9"/>
    <w:rsid w:val="00FF37ED"/>
    <w:rsid w:val="00FF60D4"/>
    <w:rsid w:val="00FF6839"/>
    <w:rsid w:val="00FF79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CB0580F"/>
  <w15:docId w15:val="{5DE7D098-7ACC-4DF2-A42A-C85A9EA7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5FE2"/>
    <w:pPr>
      <w:spacing w:before="40" w:after="40" w:line="320" w:lineRule="exact"/>
      <w:jc w:val="both"/>
    </w:pPr>
    <w:rPr>
      <w:sz w:val="22"/>
      <w:lang w:eastAsia="en-US"/>
    </w:rPr>
  </w:style>
  <w:style w:type="paragraph" w:styleId="Ttulo1">
    <w:name w:val="heading 1"/>
    <w:basedOn w:val="Normal"/>
    <w:next w:val="Normal"/>
    <w:link w:val="Ttulo1Carter"/>
    <w:qFormat/>
    <w:rsid w:val="00CD01DB"/>
    <w:pPr>
      <w:keepNext/>
      <w:numPr>
        <w:numId w:val="2"/>
      </w:numPr>
      <w:spacing w:before="320" w:after="240" w:line="240" w:lineRule="auto"/>
      <w:outlineLvl w:val="0"/>
    </w:pPr>
    <w:rPr>
      <w:b/>
      <w:kern w:val="28"/>
      <w:sz w:val="32"/>
    </w:rPr>
  </w:style>
  <w:style w:type="paragraph" w:styleId="Ttulo2">
    <w:name w:val="heading 2"/>
    <w:aliases w:val="Sub-secção numerada"/>
    <w:basedOn w:val="Ttulo1"/>
    <w:next w:val="Normal"/>
    <w:link w:val="Ttulo2Carter"/>
    <w:qFormat/>
    <w:rsid w:val="00AB2EBC"/>
    <w:pPr>
      <w:numPr>
        <w:ilvl w:val="1"/>
      </w:numPr>
      <w:spacing w:before="360"/>
      <w:ind w:left="567" w:hanging="567"/>
      <w:outlineLvl w:val="1"/>
    </w:pPr>
    <w:rPr>
      <w:sz w:val="28"/>
    </w:rPr>
  </w:style>
  <w:style w:type="paragraph" w:styleId="Ttulo3">
    <w:name w:val="heading 3"/>
    <w:basedOn w:val="Ttulo2"/>
    <w:next w:val="Normal"/>
    <w:link w:val="Ttulo3Carter"/>
    <w:qFormat/>
    <w:rsid w:val="00CD01DB"/>
    <w:pPr>
      <w:numPr>
        <w:ilvl w:val="2"/>
      </w:numPr>
      <w:spacing w:before="240" w:after="160"/>
      <w:outlineLvl w:val="2"/>
    </w:pPr>
    <w:rPr>
      <w:sz w:val="24"/>
    </w:rPr>
  </w:style>
  <w:style w:type="paragraph" w:styleId="Ttulo4">
    <w:name w:val="heading 4"/>
    <w:basedOn w:val="Ttulo3"/>
    <w:next w:val="Normal"/>
    <w:link w:val="Ttulo4Carter"/>
    <w:qFormat/>
    <w:rsid w:val="00CD01DB"/>
    <w:pPr>
      <w:numPr>
        <w:ilvl w:val="3"/>
      </w:numPr>
      <w:spacing w:before="200" w:after="120"/>
      <w:outlineLvl w:val="3"/>
    </w:pPr>
    <w:rPr>
      <w:sz w:val="22"/>
    </w:rPr>
  </w:style>
  <w:style w:type="paragraph" w:styleId="Ttulo5">
    <w:name w:val="heading 5"/>
    <w:basedOn w:val="Ttulo4"/>
    <w:next w:val="Normal"/>
    <w:qFormat/>
    <w:rsid w:val="00CD01DB"/>
    <w:pPr>
      <w:numPr>
        <w:ilvl w:val="4"/>
      </w:numPr>
      <w:outlineLvl w:val="4"/>
    </w:pPr>
    <w:rPr>
      <w:i/>
    </w:rPr>
  </w:style>
  <w:style w:type="paragraph" w:styleId="Ttulo6">
    <w:name w:val="heading 6"/>
    <w:basedOn w:val="Normal"/>
    <w:next w:val="Normal"/>
    <w:qFormat/>
    <w:rsid w:val="00CD01DB"/>
    <w:pPr>
      <w:numPr>
        <w:ilvl w:val="5"/>
        <w:numId w:val="2"/>
      </w:numPr>
      <w:spacing w:before="240" w:after="60"/>
      <w:outlineLvl w:val="5"/>
    </w:pPr>
    <w:rPr>
      <w:i/>
    </w:rPr>
  </w:style>
  <w:style w:type="paragraph" w:styleId="Ttulo7">
    <w:name w:val="heading 7"/>
    <w:basedOn w:val="Normal"/>
    <w:next w:val="Normal"/>
    <w:qFormat/>
    <w:rsid w:val="00CD01DB"/>
    <w:pPr>
      <w:numPr>
        <w:ilvl w:val="6"/>
        <w:numId w:val="2"/>
      </w:numPr>
      <w:spacing w:before="240" w:after="60"/>
      <w:outlineLvl w:val="6"/>
    </w:pPr>
    <w:rPr>
      <w:rFonts w:ascii="Arial" w:hAnsi="Arial"/>
      <w:sz w:val="20"/>
    </w:rPr>
  </w:style>
  <w:style w:type="paragraph" w:styleId="Ttulo8">
    <w:name w:val="heading 8"/>
    <w:basedOn w:val="Normal"/>
    <w:next w:val="Normal"/>
    <w:qFormat/>
    <w:rsid w:val="00CD01DB"/>
    <w:pPr>
      <w:numPr>
        <w:ilvl w:val="7"/>
        <w:numId w:val="2"/>
      </w:numPr>
      <w:spacing w:before="240" w:after="60"/>
      <w:outlineLvl w:val="7"/>
    </w:pPr>
    <w:rPr>
      <w:rFonts w:ascii="Arial" w:hAnsi="Arial"/>
      <w:i/>
      <w:sz w:val="20"/>
    </w:rPr>
  </w:style>
  <w:style w:type="paragraph" w:styleId="Ttulo9">
    <w:name w:val="heading 9"/>
    <w:basedOn w:val="Normal"/>
    <w:next w:val="Normal"/>
    <w:qFormat/>
    <w:rsid w:val="00CD01DB"/>
    <w:pPr>
      <w:numPr>
        <w:ilvl w:val="8"/>
        <w:numId w:val="2"/>
      </w:numPr>
      <w:spacing w:before="240" w:after="6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E4298"/>
    <w:rPr>
      <w:b/>
      <w:kern w:val="28"/>
      <w:sz w:val="32"/>
      <w:lang w:val="pt-PT" w:eastAsia="en-US" w:bidi="ar-SA"/>
    </w:rPr>
  </w:style>
  <w:style w:type="character" w:customStyle="1" w:styleId="Ttulo2Carter">
    <w:name w:val="Título 2 Caráter"/>
    <w:aliases w:val="Sub-secção numerada Caráter"/>
    <w:basedOn w:val="Ttulo1Carter"/>
    <w:link w:val="Ttulo2"/>
    <w:rsid w:val="00AB2EBC"/>
    <w:rPr>
      <w:b/>
      <w:kern w:val="28"/>
      <w:sz w:val="28"/>
      <w:lang w:val="pt-PT" w:eastAsia="en-US" w:bidi="ar-SA"/>
    </w:rPr>
  </w:style>
  <w:style w:type="character" w:customStyle="1" w:styleId="Ttulo3Carter">
    <w:name w:val="Título 3 Caráter"/>
    <w:basedOn w:val="Ttulo2Carter"/>
    <w:link w:val="Ttulo3"/>
    <w:rsid w:val="00BE4298"/>
    <w:rPr>
      <w:b/>
      <w:kern w:val="28"/>
      <w:sz w:val="24"/>
      <w:lang w:val="pt-PT" w:eastAsia="en-US" w:bidi="ar-SA"/>
    </w:rPr>
  </w:style>
  <w:style w:type="character" w:customStyle="1" w:styleId="Ttulo4Carter">
    <w:name w:val="Título 4 Caráter"/>
    <w:basedOn w:val="Ttulo3Carter"/>
    <w:link w:val="Ttulo4"/>
    <w:rsid w:val="00BE4298"/>
    <w:rPr>
      <w:b/>
      <w:kern w:val="28"/>
      <w:sz w:val="22"/>
      <w:lang w:val="pt-PT" w:eastAsia="en-US" w:bidi="ar-SA"/>
    </w:rPr>
  </w:style>
  <w:style w:type="paragraph" w:customStyle="1" w:styleId="Tabela">
    <w:name w:val="Tabela"/>
    <w:next w:val="Texto"/>
    <w:rsid w:val="008549F4"/>
    <w:pPr>
      <w:spacing w:line="360" w:lineRule="auto"/>
      <w:jc w:val="center"/>
    </w:pPr>
    <w:rPr>
      <w:sz w:val="22"/>
      <w:lang w:eastAsia="en-US"/>
    </w:rPr>
  </w:style>
  <w:style w:type="paragraph" w:customStyle="1" w:styleId="Texto">
    <w:name w:val="Texto"/>
    <w:link w:val="TextoChar"/>
    <w:rsid w:val="001103E7"/>
    <w:pPr>
      <w:spacing w:before="240" w:line="360" w:lineRule="auto"/>
      <w:jc w:val="both"/>
    </w:pPr>
    <w:rPr>
      <w:sz w:val="24"/>
      <w:lang w:eastAsia="en-US"/>
    </w:rPr>
  </w:style>
  <w:style w:type="character" w:styleId="Hiperligao">
    <w:name w:val="Hyperlink"/>
    <w:basedOn w:val="Tipodeletrapredefinidodopargrafo"/>
    <w:rsid w:val="00306766"/>
    <w:rPr>
      <w:color w:val="0000FF"/>
      <w:u w:val="single"/>
    </w:rPr>
  </w:style>
  <w:style w:type="paragraph" w:styleId="Legenda">
    <w:name w:val="caption"/>
    <w:basedOn w:val="Normal"/>
    <w:next w:val="Normal"/>
    <w:link w:val="LegendaCarter"/>
    <w:qFormat/>
    <w:rsid w:val="00CD01DB"/>
    <w:pPr>
      <w:spacing w:before="120" w:after="120" w:line="360" w:lineRule="atLeast"/>
      <w:jc w:val="center"/>
    </w:pPr>
  </w:style>
  <w:style w:type="character" w:customStyle="1" w:styleId="LegendaCarter">
    <w:name w:val="Legenda Caráter"/>
    <w:basedOn w:val="Tipodeletrapredefinidodopargrafo"/>
    <w:link w:val="Legenda"/>
    <w:rsid w:val="00BF5420"/>
    <w:rPr>
      <w:sz w:val="22"/>
      <w:lang w:val="pt-PT" w:eastAsia="en-US" w:bidi="ar-SA"/>
    </w:rPr>
  </w:style>
  <w:style w:type="paragraph" w:customStyle="1" w:styleId="codigoindent">
    <w:name w:val="codigo indent"/>
    <w:basedOn w:val="Normal"/>
    <w:next w:val="Normal"/>
    <w:rsid w:val="00C706B5"/>
    <w:pPr>
      <w:keepNext/>
      <w:spacing w:before="0" w:after="0" w:line="240" w:lineRule="auto"/>
      <w:ind w:left="284"/>
    </w:pPr>
    <w:rPr>
      <w:rFonts w:ascii="Courier New" w:hAnsi="Courier New"/>
      <w:sz w:val="18"/>
    </w:rPr>
  </w:style>
  <w:style w:type="character" w:styleId="Refdenotaderodap">
    <w:name w:val="footnote reference"/>
    <w:basedOn w:val="Tipodeletrapredefinidodopargrafo"/>
    <w:semiHidden/>
    <w:rsid w:val="005D26A6"/>
    <w:rPr>
      <w:rFonts w:ascii="Times New Roman" w:hAnsi="Times New Roman"/>
      <w:sz w:val="24"/>
      <w:vertAlign w:val="superscript"/>
    </w:rPr>
  </w:style>
  <w:style w:type="paragraph" w:styleId="Textodenotaderodap">
    <w:name w:val="footnote text"/>
    <w:basedOn w:val="Normal"/>
    <w:semiHidden/>
    <w:rsid w:val="00CD01DB"/>
    <w:pPr>
      <w:spacing w:line="240" w:lineRule="auto"/>
      <w:ind w:left="142" w:hanging="142"/>
    </w:pPr>
    <w:rPr>
      <w:sz w:val="18"/>
    </w:rPr>
  </w:style>
  <w:style w:type="paragraph" w:styleId="Listacommarcas">
    <w:name w:val="List Bullet"/>
    <w:rsid w:val="00DB6AC0"/>
    <w:pPr>
      <w:numPr>
        <w:numId w:val="1"/>
      </w:numPr>
      <w:tabs>
        <w:tab w:val="clear" w:pos="360"/>
        <w:tab w:val="left" w:pos="284"/>
      </w:tabs>
      <w:spacing w:line="360" w:lineRule="auto"/>
      <w:jc w:val="both"/>
    </w:pPr>
    <w:rPr>
      <w:sz w:val="24"/>
      <w:lang w:eastAsia="en-US"/>
    </w:rPr>
  </w:style>
  <w:style w:type="paragraph" w:customStyle="1" w:styleId="BibItem">
    <w:name w:val="BibItem"/>
    <w:basedOn w:val="Normal"/>
    <w:rsid w:val="00CD01DB"/>
    <w:pPr>
      <w:spacing w:before="60" w:after="60"/>
    </w:pPr>
  </w:style>
  <w:style w:type="paragraph" w:styleId="ndice1">
    <w:name w:val="toc 1"/>
    <w:basedOn w:val="Normal"/>
    <w:autoRedefine/>
    <w:uiPriority w:val="39"/>
    <w:rsid w:val="003C1B20"/>
    <w:pPr>
      <w:spacing w:before="120" w:after="120"/>
      <w:jc w:val="left"/>
    </w:pPr>
    <w:rPr>
      <w:b/>
      <w:bCs/>
      <w:caps/>
      <w:sz w:val="20"/>
    </w:rPr>
  </w:style>
  <w:style w:type="paragraph" w:styleId="ndice2">
    <w:name w:val="toc 2"/>
    <w:basedOn w:val="Normal"/>
    <w:next w:val="Normal"/>
    <w:autoRedefine/>
    <w:uiPriority w:val="39"/>
    <w:rsid w:val="009F69F0"/>
    <w:pPr>
      <w:spacing w:before="0" w:after="0"/>
      <w:ind w:left="220"/>
      <w:jc w:val="left"/>
    </w:pPr>
    <w:rPr>
      <w:smallCaps/>
      <w:sz w:val="20"/>
    </w:rPr>
  </w:style>
  <w:style w:type="paragraph" w:styleId="ndice3">
    <w:name w:val="toc 3"/>
    <w:basedOn w:val="Normal"/>
    <w:next w:val="Normal"/>
    <w:autoRedefine/>
    <w:semiHidden/>
    <w:rsid w:val="00CD01DB"/>
    <w:pPr>
      <w:spacing w:before="0" w:after="0"/>
      <w:ind w:left="440"/>
      <w:jc w:val="left"/>
    </w:pPr>
    <w:rPr>
      <w:i/>
      <w:iCs/>
      <w:sz w:val="20"/>
    </w:rPr>
  </w:style>
  <w:style w:type="paragraph" w:styleId="ndice4">
    <w:name w:val="toc 4"/>
    <w:basedOn w:val="Normal"/>
    <w:next w:val="Normal"/>
    <w:autoRedefine/>
    <w:semiHidden/>
    <w:rsid w:val="00CD01DB"/>
    <w:pPr>
      <w:spacing w:before="0" w:after="0"/>
      <w:ind w:left="660"/>
      <w:jc w:val="left"/>
    </w:pPr>
    <w:rPr>
      <w:sz w:val="18"/>
      <w:szCs w:val="18"/>
    </w:rPr>
  </w:style>
  <w:style w:type="paragraph" w:styleId="ndice5">
    <w:name w:val="toc 5"/>
    <w:basedOn w:val="Normal"/>
    <w:next w:val="Normal"/>
    <w:autoRedefine/>
    <w:semiHidden/>
    <w:rsid w:val="00CD01DB"/>
    <w:pPr>
      <w:spacing w:before="0" w:after="0"/>
      <w:ind w:left="880"/>
      <w:jc w:val="left"/>
    </w:pPr>
    <w:rPr>
      <w:sz w:val="18"/>
      <w:szCs w:val="18"/>
    </w:rPr>
  </w:style>
  <w:style w:type="paragraph" w:styleId="ndice6">
    <w:name w:val="toc 6"/>
    <w:basedOn w:val="Normal"/>
    <w:next w:val="Normal"/>
    <w:autoRedefine/>
    <w:semiHidden/>
    <w:rsid w:val="00CD01DB"/>
    <w:pPr>
      <w:spacing w:before="0" w:after="0"/>
      <w:ind w:left="1100"/>
      <w:jc w:val="left"/>
    </w:pPr>
    <w:rPr>
      <w:sz w:val="18"/>
      <w:szCs w:val="18"/>
    </w:rPr>
  </w:style>
  <w:style w:type="paragraph" w:styleId="ndice7">
    <w:name w:val="toc 7"/>
    <w:basedOn w:val="Normal"/>
    <w:next w:val="Normal"/>
    <w:autoRedefine/>
    <w:semiHidden/>
    <w:rsid w:val="00CD01DB"/>
    <w:pPr>
      <w:spacing w:before="0" w:after="0"/>
      <w:ind w:left="1320"/>
      <w:jc w:val="left"/>
    </w:pPr>
    <w:rPr>
      <w:sz w:val="18"/>
      <w:szCs w:val="18"/>
    </w:rPr>
  </w:style>
  <w:style w:type="paragraph" w:styleId="ndice8">
    <w:name w:val="toc 8"/>
    <w:basedOn w:val="Normal"/>
    <w:next w:val="Normal"/>
    <w:autoRedefine/>
    <w:semiHidden/>
    <w:rsid w:val="00CD01DB"/>
    <w:pPr>
      <w:spacing w:before="0" w:after="0"/>
      <w:ind w:left="1540"/>
      <w:jc w:val="left"/>
    </w:pPr>
    <w:rPr>
      <w:sz w:val="18"/>
      <w:szCs w:val="18"/>
    </w:rPr>
  </w:style>
  <w:style w:type="paragraph" w:styleId="ndice9">
    <w:name w:val="toc 9"/>
    <w:basedOn w:val="Normal"/>
    <w:next w:val="Normal"/>
    <w:autoRedefine/>
    <w:semiHidden/>
    <w:rsid w:val="00CD01DB"/>
    <w:pPr>
      <w:spacing w:before="0" w:after="0"/>
      <w:ind w:left="1760"/>
      <w:jc w:val="left"/>
    </w:pPr>
    <w:rPr>
      <w:sz w:val="18"/>
      <w:szCs w:val="18"/>
    </w:rPr>
  </w:style>
  <w:style w:type="paragraph" w:customStyle="1" w:styleId="BibItemNum">
    <w:name w:val="BibItemNum"/>
    <w:basedOn w:val="BibItem"/>
    <w:rsid w:val="00F722E0"/>
    <w:pPr>
      <w:numPr>
        <w:numId w:val="3"/>
      </w:numPr>
      <w:jc w:val="left"/>
    </w:pPr>
    <w:rPr>
      <w:sz w:val="24"/>
      <w:lang w:val="en-US"/>
    </w:rPr>
  </w:style>
  <w:style w:type="paragraph" w:styleId="ndicedeilustraes">
    <w:name w:val="table of figures"/>
    <w:basedOn w:val="Normal"/>
    <w:next w:val="Normal"/>
    <w:uiPriority w:val="99"/>
    <w:rsid w:val="00CD01DB"/>
    <w:pPr>
      <w:ind w:left="440" w:hanging="440"/>
    </w:pPr>
  </w:style>
  <w:style w:type="paragraph" w:styleId="Textodebalo">
    <w:name w:val="Balloon Text"/>
    <w:basedOn w:val="Normal"/>
    <w:semiHidden/>
    <w:rsid w:val="00E9450A"/>
    <w:rPr>
      <w:rFonts w:ascii="Tahoma" w:hAnsi="Tahoma" w:cs="Tahoma"/>
      <w:sz w:val="16"/>
      <w:szCs w:val="16"/>
    </w:rPr>
  </w:style>
  <w:style w:type="paragraph" w:styleId="Mapadodocumento">
    <w:name w:val="Document Map"/>
    <w:basedOn w:val="Normal"/>
    <w:semiHidden/>
    <w:rsid w:val="0078491B"/>
    <w:pPr>
      <w:shd w:val="clear" w:color="auto" w:fill="000080"/>
    </w:pPr>
    <w:rPr>
      <w:rFonts w:ascii="Tahoma" w:hAnsi="Tahoma" w:cs="Tahoma"/>
    </w:rPr>
  </w:style>
  <w:style w:type="paragraph" w:customStyle="1" w:styleId="Cdigo">
    <w:name w:val="Código"/>
    <w:basedOn w:val="Normal"/>
    <w:rsid w:val="001668D6"/>
    <w:pPr>
      <w:shd w:val="clear" w:color="auto" w:fill="F3F3F3"/>
      <w:autoSpaceDE w:val="0"/>
      <w:autoSpaceDN w:val="0"/>
      <w:spacing w:before="0" w:after="0" w:line="240" w:lineRule="auto"/>
      <w:ind w:left="1134" w:right="1134"/>
      <w:jc w:val="left"/>
    </w:pPr>
    <w:rPr>
      <w:rFonts w:ascii="Courier New" w:hAnsi="Courier New"/>
      <w:lang w:eastAsia="pt-PT"/>
    </w:rPr>
  </w:style>
  <w:style w:type="paragraph" w:customStyle="1" w:styleId="Seconumerada">
    <w:name w:val="Secção numerada"/>
    <w:next w:val="Texto"/>
    <w:rsid w:val="00F97074"/>
    <w:pPr>
      <w:pageBreakBefore/>
      <w:numPr>
        <w:numId w:val="4"/>
      </w:numPr>
      <w:spacing w:before="4080" w:after="1320"/>
    </w:pPr>
    <w:rPr>
      <w:smallCaps/>
      <w:sz w:val="72"/>
      <w:szCs w:val="72"/>
      <w:lang w:eastAsia="en-US"/>
    </w:rPr>
  </w:style>
  <w:style w:type="paragraph" w:customStyle="1" w:styleId="Secononumerada">
    <w:name w:val="Secção não numerada"/>
    <w:next w:val="Texto"/>
    <w:rsid w:val="00FF60D4"/>
    <w:pPr>
      <w:pageBreakBefore/>
      <w:spacing w:before="960" w:after="360"/>
    </w:pPr>
    <w:rPr>
      <w:bCs/>
      <w:i/>
      <w:sz w:val="40"/>
      <w:lang w:eastAsia="en-US"/>
    </w:rPr>
  </w:style>
  <w:style w:type="paragraph" w:customStyle="1" w:styleId="ReportTitle">
    <w:name w:val="Report Title"/>
    <w:next w:val="Author"/>
    <w:rsid w:val="00CF2F69"/>
    <w:pPr>
      <w:spacing w:before="600"/>
      <w:jc w:val="center"/>
      <w:outlineLvl w:val="0"/>
    </w:pPr>
    <w:rPr>
      <w:bCs/>
      <w:smallCaps/>
      <w:sz w:val="72"/>
      <w:szCs w:val="72"/>
      <w:lang w:eastAsia="en-US"/>
    </w:rPr>
  </w:style>
  <w:style w:type="paragraph" w:customStyle="1" w:styleId="Author">
    <w:name w:val="Author"/>
    <w:next w:val="ISEPLogo"/>
    <w:link w:val="AuthorChar"/>
    <w:rsid w:val="00CF2F69"/>
    <w:pPr>
      <w:tabs>
        <w:tab w:val="left" w:pos="6733"/>
      </w:tabs>
      <w:spacing w:before="4320" w:after="40"/>
      <w:jc w:val="center"/>
      <w:outlineLvl w:val="0"/>
    </w:pPr>
    <w:rPr>
      <w:sz w:val="28"/>
      <w:szCs w:val="28"/>
      <w:lang w:eastAsia="en-US"/>
    </w:rPr>
  </w:style>
  <w:style w:type="paragraph" w:customStyle="1" w:styleId="ISEPLogo">
    <w:name w:val="ISEP Logo"/>
    <w:next w:val="ISEPandYearTitle"/>
    <w:rsid w:val="00CF2F69"/>
    <w:pPr>
      <w:spacing w:before="2400"/>
      <w:jc w:val="center"/>
    </w:pPr>
    <w:rPr>
      <w:sz w:val="22"/>
      <w:lang w:eastAsia="en-US"/>
    </w:rPr>
  </w:style>
  <w:style w:type="paragraph" w:customStyle="1" w:styleId="ISEPandYearTitle">
    <w:name w:val="ISEP and Year Title"/>
    <w:rsid w:val="00CF2F69"/>
    <w:pPr>
      <w:spacing w:before="120" w:after="120"/>
      <w:jc w:val="center"/>
    </w:pPr>
    <w:rPr>
      <w:lang w:eastAsia="en-US"/>
    </w:rPr>
  </w:style>
  <w:style w:type="character" w:customStyle="1" w:styleId="AuthorChar">
    <w:name w:val="Author Char"/>
    <w:basedOn w:val="Tipodeletrapredefinidodopargrafo"/>
    <w:link w:val="Author"/>
    <w:rsid w:val="006B008E"/>
    <w:rPr>
      <w:sz w:val="28"/>
      <w:szCs w:val="28"/>
      <w:lang w:val="pt-PT" w:eastAsia="en-US" w:bidi="ar-SA"/>
    </w:rPr>
  </w:style>
  <w:style w:type="paragraph" w:customStyle="1" w:styleId="DEETitle">
    <w:name w:val="DEE Title"/>
    <w:next w:val="ISEPandYearTitle"/>
    <w:rsid w:val="00CF2F69"/>
    <w:pPr>
      <w:spacing w:before="120"/>
      <w:jc w:val="center"/>
      <w:outlineLvl w:val="0"/>
    </w:pPr>
    <w:rPr>
      <w:sz w:val="24"/>
      <w:szCs w:val="24"/>
      <w:lang w:eastAsia="en-US"/>
    </w:rPr>
  </w:style>
  <w:style w:type="paragraph" w:customStyle="1" w:styleId="Requirements">
    <w:name w:val="Requirements"/>
    <w:next w:val="StudentInfo"/>
    <w:rsid w:val="00F87060"/>
    <w:pPr>
      <w:spacing w:before="4800" w:line="360" w:lineRule="auto"/>
      <w:jc w:val="center"/>
    </w:pPr>
    <w:rPr>
      <w:sz w:val="24"/>
      <w:szCs w:val="24"/>
      <w:lang w:eastAsia="en-US"/>
    </w:rPr>
  </w:style>
  <w:style w:type="paragraph" w:customStyle="1" w:styleId="StudentInfo">
    <w:name w:val="Student Info"/>
    <w:next w:val="SupervisorInfo"/>
    <w:rsid w:val="00BA4E05"/>
    <w:pPr>
      <w:spacing w:before="520" w:after="120"/>
      <w:jc w:val="center"/>
    </w:pPr>
    <w:rPr>
      <w:sz w:val="24"/>
      <w:szCs w:val="24"/>
      <w:lang w:eastAsia="en-US"/>
    </w:rPr>
  </w:style>
  <w:style w:type="paragraph" w:customStyle="1" w:styleId="SupervisorInfo">
    <w:name w:val="Supervisor Info"/>
    <w:next w:val="ISEPLogo"/>
    <w:rsid w:val="009931FF"/>
    <w:pPr>
      <w:spacing w:before="120" w:line="360" w:lineRule="auto"/>
      <w:jc w:val="center"/>
    </w:pPr>
    <w:rPr>
      <w:sz w:val="24"/>
      <w:szCs w:val="24"/>
      <w:lang w:eastAsia="en-US"/>
    </w:rPr>
  </w:style>
  <w:style w:type="paragraph" w:customStyle="1" w:styleId="equation">
    <w:name w:val="equation"/>
    <w:basedOn w:val="Normal"/>
    <w:next w:val="Normal"/>
    <w:rsid w:val="00E41248"/>
    <w:pPr>
      <w:tabs>
        <w:tab w:val="left" w:pos="6237"/>
      </w:tabs>
      <w:spacing w:before="120" w:after="120" w:line="240" w:lineRule="auto"/>
      <w:ind w:left="227" w:firstLine="227"/>
      <w:jc w:val="center"/>
    </w:pPr>
    <w:rPr>
      <w:rFonts w:ascii="Times" w:hAnsi="Times"/>
      <w:sz w:val="20"/>
      <w:lang w:val="en-US" w:eastAsia="de-DE"/>
    </w:rPr>
  </w:style>
  <w:style w:type="paragraph" w:customStyle="1" w:styleId="Keywords">
    <w:name w:val="Keywords"/>
    <w:next w:val="Texto"/>
    <w:rsid w:val="00FF60D4"/>
    <w:pPr>
      <w:spacing w:before="360" w:after="120"/>
    </w:pPr>
    <w:rPr>
      <w:b/>
      <w:bCs/>
      <w:i/>
      <w:sz w:val="24"/>
      <w:lang w:eastAsia="en-US"/>
    </w:rPr>
  </w:style>
  <w:style w:type="paragraph" w:customStyle="1" w:styleId="Subseconumerada">
    <w:name w:val="Subsecção numerada"/>
    <w:basedOn w:val="Seconumerada"/>
    <w:next w:val="Texto"/>
    <w:rsid w:val="00F97074"/>
    <w:pPr>
      <w:pageBreakBefore w:val="0"/>
      <w:numPr>
        <w:ilvl w:val="1"/>
      </w:numPr>
      <w:spacing w:before="360" w:after="120"/>
    </w:pPr>
    <w:rPr>
      <w:b/>
      <w:kern w:val="28"/>
      <w:sz w:val="28"/>
    </w:rPr>
  </w:style>
  <w:style w:type="paragraph" w:customStyle="1" w:styleId="Figura">
    <w:name w:val="Figura"/>
    <w:rsid w:val="006E49C0"/>
    <w:pPr>
      <w:keepNext/>
      <w:spacing w:line="360" w:lineRule="auto"/>
      <w:jc w:val="center"/>
    </w:pPr>
    <w:rPr>
      <w:sz w:val="22"/>
      <w:lang w:eastAsia="en-US"/>
    </w:rPr>
  </w:style>
  <w:style w:type="paragraph" w:customStyle="1" w:styleId="LegendaFigura">
    <w:name w:val="Legenda Figura"/>
    <w:basedOn w:val="Legenda"/>
    <w:next w:val="Texto"/>
    <w:rsid w:val="00E556AB"/>
    <w:pPr>
      <w:numPr>
        <w:numId w:val="6"/>
      </w:numPr>
      <w:spacing w:before="240"/>
    </w:pPr>
    <w:rPr>
      <w:b/>
      <w:sz w:val="20"/>
    </w:rPr>
  </w:style>
  <w:style w:type="paragraph" w:customStyle="1" w:styleId="LegendaTabela">
    <w:name w:val="Legenda Tabela"/>
    <w:basedOn w:val="Legenda"/>
    <w:rsid w:val="00094051"/>
    <w:pPr>
      <w:keepNext/>
      <w:numPr>
        <w:numId w:val="5"/>
      </w:numPr>
      <w:spacing w:before="240" w:line="360" w:lineRule="auto"/>
    </w:pPr>
    <w:rPr>
      <w:b/>
      <w:bCs/>
      <w:sz w:val="20"/>
    </w:rPr>
  </w:style>
  <w:style w:type="paragraph" w:styleId="Cabealho">
    <w:name w:val="header"/>
    <w:basedOn w:val="Normal"/>
    <w:rsid w:val="004C22C4"/>
    <w:pPr>
      <w:tabs>
        <w:tab w:val="center" w:pos="4252"/>
        <w:tab w:val="right" w:pos="8504"/>
      </w:tabs>
    </w:pPr>
  </w:style>
  <w:style w:type="paragraph" w:styleId="Rodap">
    <w:name w:val="footer"/>
    <w:basedOn w:val="Normal"/>
    <w:rsid w:val="004C22C4"/>
    <w:pPr>
      <w:tabs>
        <w:tab w:val="center" w:pos="4252"/>
        <w:tab w:val="right" w:pos="8504"/>
      </w:tabs>
    </w:pPr>
  </w:style>
  <w:style w:type="character" w:styleId="Nmerodepgina">
    <w:name w:val="page number"/>
    <w:basedOn w:val="Tipodeletrapredefinidodopargrafo"/>
    <w:rsid w:val="004C22C4"/>
  </w:style>
  <w:style w:type="paragraph" w:customStyle="1" w:styleId="Anexo">
    <w:name w:val="Anexo"/>
    <w:basedOn w:val="Secononumerada"/>
    <w:next w:val="Texto"/>
    <w:rsid w:val="00143BC0"/>
    <w:pPr>
      <w:numPr>
        <w:numId w:val="9"/>
      </w:numPr>
    </w:pPr>
    <w:rPr>
      <w:i w:val="0"/>
    </w:rPr>
  </w:style>
  <w:style w:type="paragraph" w:customStyle="1" w:styleId="Equao">
    <w:name w:val="Equação"/>
    <w:basedOn w:val="equation"/>
    <w:next w:val="Texto"/>
    <w:rsid w:val="00DE5A6A"/>
  </w:style>
  <w:style w:type="paragraph" w:customStyle="1" w:styleId="Lema">
    <w:name w:val="Lema"/>
    <w:basedOn w:val="Legenda"/>
    <w:next w:val="Texto"/>
    <w:rsid w:val="00DC1399"/>
    <w:pPr>
      <w:numPr>
        <w:numId w:val="10"/>
      </w:numPr>
      <w:jc w:val="both"/>
    </w:pPr>
    <w:rPr>
      <w:sz w:val="24"/>
    </w:rPr>
  </w:style>
  <w:style w:type="paragraph" w:customStyle="1" w:styleId="author0">
    <w:name w:val="author"/>
    <w:basedOn w:val="Normal"/>
    <w:next w:val="Normal"/>
    <w:rsid w:val="00780C28"/>
    <w:pPr>
      <w:spacing w:before="0" w:after="220" w:line="240" w:lineRule="auto"/>
      <w:ind w:firstLine="227"/>
      <w:jc w:val="center"/>
    </w:pPr>
    <w:rPr>
      <w:rFonts w:ascii="Times" w:hAnsi="Times"/>
      <w:sz w:val="20"/>
      <w:lang w:val="en-US" w:eastAsia="de-DE"/>
    </w:rPr>
  </w:style>
  <w:style w:type="paragraph" w:customStyle="1" w:styleId="programcode">
    <w:name w:val="programcode"/>
    <w:basedOn w:val="Normal"/>
    <w:rsid w:val="00780C28"/>
    <w:pPr>
      <w:tabs>
        <w:tab w:val="left" w:pos="1361"/>
        <w:tab w:val="left" w:pos="1531"/>
        <w:tab w:val="left" w:pos="1701"/>
        <w:tab w:val="left" w:pos="1871"/>
        <w:tab w:val="left" w:pos="2041"/>
        <w:tab w:val="left" w:pos="2211"/>
        <w:tab w:val="left" w:pos="2381"/>
        <w:tab w:val="left" w:pos="2552"/>
      </w:tabs>
      <w:spacing w:before="120" w:after="120" w:line="240" w:lineRule="auto"/>
      <w:ind w:left="227"/>
      <w:jc w:val="left"/>
    </w:pPr>
    <w:rPr>
      <w:rFonts w:ascii="Courier" w:hAnsi="Courier"/>
      <w:sz w:val="20"/>
      <w:lang w:val="en-US" w:eastAsia="de-DE"/>
    </w:rPr>
  </w:style>
  <w:style w:type="paragraph" w:customStyle="1" w:styleId="Preposio">
    <w:name w:val="Preposição"/>
    <w:basedOn w:val="Legenda"/>
    <w:next w:val="Texto"/>
    <w:rsid w:val="00DC1399"/>
    <w:pPr>
      <w:numPr>
        <w:numId w:val="11"/>
      </w:numPr>
      <w:jc w:val="both"/>
    </w:pPr>
    <w:rPr>
      <w:sz w:val="24"/>
    </w:rPr>
  </w:style>
  <w:style w:type="paragraph" w:customStyle="1" w:styleId="Teorema">
    <w:name w:val="Teorema"/>
    <w:basedOn w:val="Legenda"/>
    <w:next w:val="Texto"/>
    <w:rsid w:val="00DC1399"/>
    <w:pPr>
      <w:numPr>
        <w:numId w:val="12"/>
      </w:numPr>
      <w:jc w:val="both"/>
    </w:pPr>
    <w:rPr>
      <w:sz w:val="24"/>
    </w:rPr>
  </w:style>
  <w:style w:type="paragraph" w:customStyle="1" w:styleId="StyleEquaoJustifiedLeft04cm">
    <w:name w:val="Style Equação + Justified Left:  04 cm"/>
    <w:basedOn w:val="Equao"/>
    <w:rsid w:val="00DC1399"/>
    <w:pPr>
      <w:numPr>
        <w:numId w:val="13"/>
      </w:numPr>
      <w:jc w:val="both"/>
    </w:pPr>
  </w:style>
  <w:style w:type="paragraph" w:customStyle="1" w:styleId="StyleEquaoJustifiedLeft04cm1">
    <w:name w:val="Style Equação + Justified Left:  04 cm1"/>
    <w:basedOn w:val="Equao"/>
    <w:rsid w:val="003E5830"/>
    <w:pPr>
      <w:ind w:left="0" w:firstLine="0"/>
      <w:jc w:val="both"/>
    </w:pPr>
  </w:style>
  <w:style w:type="paragraph" w:customStyle="1" w:styleId="NotadeRodap">
    <w:name w:val="Nota de Rodapé"/>
    <w:basedOn w:val="Texto"/>
    <w:link w:val="NotadeRodapChar"/>
    <w:rsid w:val="004B44EC"/>
    <w:rPr>
      <w:sz w:val="20"/>
    </w:rPr>
  </w:style>
  <w:style w:type="character" w:customStyle="1" w:styleId="TextoChar">
    <w:name w:val="Texto Char"/>
    <w:basedOn w:val="Tipodeletrapredefinidodopargrafo"/>
    <w:link w:val="Texto"/>
    <w:rsid w:val="004B44EC"/>
    <w:rPr>
      <w:sz w:val="24"/>
      <w:lang w:val="pt-PT" w:eastAsia="en-US" w:bidi="ar-SA"/>
    </w:rPr>
  </w:style>
  <w:style w:type="character" w:customStyle="1" w:styleId="NotadeRodapChar">
    <w:name w:val="Nota de Rodapé Char"/>
    <w:basedOn w:val="TextoChar"/>
    <w:link w:val="NotadeRodap"/>
    <w:rsid w:val="004B44EC"/>
    <w:rPr>
      <w:sz w:val="24"/>
      <w:lang w:val="pt-PT" w:eastAsia="en-US" w:bidi="ar-SA"/>
    </w:rPr>
  </w:style>
  <w:style w:type="paragraph" w:customStyle="1" w:styleId="Sub-subseconumerada">
    <w:name w:val="Sub-subsecção numerada"/>
    <w:basedOn w:val="Subseconumerada"/>
    <w:next w:val="Texto"/>
    <w:rsid w:val="00F97074"/>
    <w:pPr>
      <w:numPr>
        <w:ilvl w:val="2"/>
      </w:numPr>
    </w:pPr>
    <w:rPr>
      <w:sz w:val="24"/>
    </w:rPr>
  </w:style>
  <w:style w:type="character" w:styleId="nfase">
    <w:name w:val="Emphasis"/>
    <w:basedOn w:val="Tipodeletrapredefinidodopargrafo"/>
    <w:uiPriority w:val="20"/>
    <w:qFormat/>
    <w:rsid w:val="00A55AF9"/>
    <w:rPr>
      <w:i/>
      <w:iCs/>
    </w:rPr>
  </w:style>
  <w:style w:type="paragraph" w:styleId="PargrafodaLista">
    <w:name w:val="List Paragraph"/>
    <w:basedOn w:val="Normal"/>
    <w:uiPriority w:val="34"/>
    <w:qFormat/>
    <w:rsid w:val="00D67217"/>
    <w:pPr>
      <w:ind w:left="720"/>
      <w:contextualSpacing/>
    </w:pPr>
  </w:style>
  <w:style w:type="character" w:customStyle="1" w:styleId="MenoNoResolvida1">
    <w:name w:val="Menção Não Resolvida1"/>
    <w:basedOn w:val="Tipodeletrapredefinidodopargrafo"/>
    <w:uiPriority w:val="99"/>
    <w:semiHidden/>
    <w:unhideWhenUsed/>
    <w:rsid w:val="00446443"/>
    <w:rPr>
      <w:color w:val="605E5C"/>
      <w:shd w:val="clear" w:color="auto" w:fill="E1DFDD"/>
    </w:rPr>
  </w:style>
  <w:style w:type="character" w:styleId="Refdecomentrio">
    <w:name w:val="annotation reference"/>
    <w:basedOn w:val="Tipodeletrapredefinidodopargrafo"/>
    <w:semiHidden/>
    <w:unhideWhenUsed/>
    <w:rsid w:val="00056571"/>
    <w:rPr>
      <w:sz w:val="16"/>
      <w:szCs w:val="16"/>
    </w:rPr>
  </w:style>
  <w:style w:type="paragraph" w:styleId="Textodecomentrio">
    <w:name w:val="annotation text"/>
    <w:basedOn w:val="Normal"/>
    <w:link w:val="TextodecomentrioCarter"/>
    <w:semiHidden/>
    <w:unhideWhenUsed/>
    <w:rsid w:val="00056571"/>
    <w:pPr>
      <w:spacing w:line="240" w:lineRule="auto"/>
    </w:pPr>
    <w:rPr>
      <w:sz w:val="20"/>
    </w:rPr>
  </w:style>
  <w:style w:type="character" w:customStyle="1" w:styleId="TextodecomentrioCarter">
    <w:name w:val="Texto de comentário Caráter"/>
    <w:basedOn w:val="Tipodeletrapredefinidodopargrafo"/>
    <w:link w:val="Textodecomentrio"/>
    <w:semiHidden/>
    <w:rsid w:val="00056571"/>
    <w:rPr>
      <w:lang w:eastAsia="en-US"/>
    </w:rPr>
  </w:style>
  <w:style w:type="paragraph" w:styleId="Assuntodecomentrio">
    <w:name w:val="annotation subject"/>
    <w:basedOn w:val="Textodecomentrio"/>
    <w:next w:val="Textodecomentrio"/>
    <w:link w:val="AssuntodecomentrioCarter"/>
    <w:semiHidden/>
    <w:unhideWhenUsed/>
    <w:rsid w:val="00056571"/>
    <w:rPr>
      <w:b/>
      <w:bCs/>
    </w:rPr>
  </w:style>
  <w:style w:type="character" w:customStyle="1" w:styleId="AssuntodecomentrioCarter">
    <w:name w:val="Assunto de comentário Caráter"/>
    <w:basedOn w:val="TextodecomentrioCarter"/>
    <w:link w:val="Assuntodecomentrio"/>
    <w:semiHidden/>
    <w:rsid w:val="00056571"/>
    <w:rPr>
      <w:b/>
      <w:bCs/>
      <w:lang w:eastAsia="en-US"/>
    </w:rPr>
  </w:style>
  <w:style w:type="table" w:styleId="TabeladeGrelha4-Destaque1">
    <w:name w:val="Grid Table 4 Accent 1"/>
    <w:basedOn w:val="Tabelanormal"/>
    <w:uiPriority w:val="49"/>
    <w:rsid w:val="004C6011"/>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597">
      <w:bodyDiv w:val="1"/>
      <w:marLeft w:val="0"/>
      <w:marRight w:val="0"/>
      <w:marTop w:val="0"/>
      <w:marBottom w:val="0"/>
      <w:divBdr>
        <w:top w:val="none" w:sz="0" w:space="0" w:color="auto"/>
        <w:left w:val="none" w:sz="0" w:space="0" w:color="auto"/>
        <w:bottom w:val="none" w:sz="0" w:space="0" w:color="auto"/>
        <w:right w:val="none" w:sz="0" w:space="0" w:color="auto"/>
      </w:divBdr>
      <w:divsChild>
        <w:div w:id="252082595">
          <w:marLeft w:val="0"/>
          <w:marRight w:val="0"/>
          <w:marTop w:val="0"/>
          <w:marBottom w:val="0"/>
          <w:divBdr>
            <w:top w:val="none" w:sz="0" w:space="0" w:color="auto"/>
            <w:left w:val="single" w:sz="12" w:space="4" w:color="0000FF"/>
            <w:bottom w:val="none" w:sz="0" w:space="0" w:color="auto"/>
            <w:right w:val="none" w:sz="0" w:space="0" w:color="auto"/>
          </w:divBdr>
        </w:div>
      </w:divsChild>
    </w:div>
    <w:div w:id="106972803">
      <w:bodyDiv w:val="1"/>
      <w:marLeft w:val="0"/>
      <w:marRight w:val="0"/>
      <w:marTop w:val="0"/>
      <w:marBottom w:val="0"/>
      <w:divBdr>
        <w:top w:val="none" w:sz="0" w:space="0" w:color="auto"/>
        <w:left w:val="none" w:sz="0" w:space="0" w:color="auto"/>
        <w:bottom w:val="none" w:sz="0" w:space="0" w:color="auto"/>
        <w:right w:val="none" w:sz="0" w:space="0" w:color="auto"/>
      </w:divBdr>
    </w:div>
    <w:div w:id="164825185">
      <w:bodyDiv w:val="1"/>
      <w:marLeft w:val="0"/>
      <w:marRight w:val="0"/>
      <w:marTop w:val="0"/>
      <w:marBottom w:val="0"/>
      <w:divBdr>
        <w:top w:val="none" w:sz="0" w:space="0" w:color="auto"/>
        <w:left w:val="none" w:sz="0" w:space="0" w:color="auto"/>
        <w:bottom w:val="none" w:sz="0" w:space="0" w:color="auto"/>
        <w:right w:val="none" w:sz="0" w:space="0" w:color="auto"/>
      </w:divBdr>
      <w:divsChild>
        <w:div w:id="818614076">
          <w:marLeft w:val="0"/>
          <w:marRight w:val="0"/>
          <w:marTop w:val="0"/>
          <w:marBottom w:val="0"/>
          <w:divBdr>
            <w:top w:val="none" w:sz="0" w:space="0" w:color="auto"/>
            <w:left w:val="none" w:sz="0" w:space="0" w:color="auto"/>
            <w:bottom w:val="none" w:sz="0" w:space="0" w:color="auto"/>
            <w:right w:val="none" w:sz="0" w:space="0" w:color="auto"/>
          </w:divBdr>
        </w:div>
      </w:divsChild>
    </w:div>
    <w:div w:id="169608734">
      <w:bodyDiv w:val="1"/>
      <w:marLeft w:val="0"/>
      <w:marRight w:val="0"/>
      <w:marTop w:val="0"/>
      <w:marBottom w:val="0"/>
      <w:divBdr>
        <w:top w:val="none" w:sz="0" w:space="0" w:color="auto"/>
        <w:left w:val="none" w:sz="0" w:space="0" w:color="auto"/>
        <w:bottom w:val="none" w:sz="0" w:space="0" w:color="auto"/>
        <w:right w:val="none" w:sz="0" w:space="0" w:color="auto"/>
      </w:divBdr>
      <w:divsChild>
        <w:div w:id="10623693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900442">
      <w:bodyDiv w:val="1"/>
      <w:marLeft w:val="0"/>
      <w:marRight w:val="0"/>
      <w:marTop w:val="0"/>
      <w:marBottom w:val="0"/>
      <w:divBdr>
        <w:top w:val="none" w:sz="0" w:space="0" w:color="auto"/>
        <w:left w:val="none" w:sz="0" w:space="0" w:color="auto"/>
        <w:bottom w:val="none" w:sz="0" w:space="0" w:color="auto"/>
        <w:right w:val="none" w:sz="0" w:space="0" w:color="auto"/>
      </w:divBdr>
      <w:divsChild>
        <w:div w:id="357588992">
          <w:marLeft w:val="0"/>
          <w:marRight w:val="0"/>
          <w:marTop w:val="0"/>
          <w:marBottom w:val="0"/>
          <w:divBdr>
            <w:top w:val="none" w:sz="0" w:space="0" w:color="auto"/>
            <w:left w:val="none" w:sz="0" w:space="0" w:color="auto"/>
            <w:bottom w:val="none" w:sz="0" w:space="0" w:color="auto"/>
            <w:right w:val="none" w:sz="0" w:space="0" w:color="auto"/>
          </w:divBdr>
        </w:div>
      </w:divsChild>
    </w:div>
    <w:div w:id="224074618">
      <w:bodyDiv w:val="1"/>
      <w:marLeft w:val="0"/>
      <w:marRight w:val="0"/>
      <w:marTop w:val="0"/>
      <w:marBottom w:val="0"/>
      <w:divBdr>
        <w:top w:val="none" w:sz="0" w:space="0" w:color="auto"/>
        <w:left w:val="none" w:sz="0" w:space="0" w:color="auto"/>
        <w:bottom w:val="none" w:sz="0" w:space="0" w:color="auto"/>
        <w:right w:val="none" w:sz="0" w:space="0" w:color="auto"/>
      </w:divBdr>
    </w:div>
    <w:div w:id="230773272">
      <w:bodyDiv w:val="1"/>
      <w:marLeft w:val="0"/>
      <w:marRight w:val="0"/>
      <w:marTop w:val="0"/>
      <w:marBottom w:val="0"/>
      <w:divBdr>
        <w:top w:val="none" w:sz="0" w:space="0" w:color="auto"/>
        <w:left w:val="none" w:sz="0" w:space="0" w:color="auto"/>
        <w:bottom w:val="none" w:sz="0" w:space="0" w:color="auto"/>
        <w:right w:val="none" w:sz="0" w:space="0" w:color="auto"/>
      </w:divBdr>
    </w:div>
    <w:div w:id="279923437">
      <w:bodyDiv w:val="1"/>
      <w:marLeft w:val="0"/>
      <w:marRight w:val="0"/>
      <w:marTop w:val="0"/>
      <w:marBottom w:val="0"/>
      <w:divBdr>
        <w:top w:val="none" w:sz="0" w:space="0" w:color="auto"/>
        <w:left w:val="none" w:sz="0" w:space="0" w:color="auto"/>
        <w:bottom w:val="none" w:sz="0" w:space="0" w:color="auto"/>
        <w:right w:val="none" w:sz="0" w:space="0" w:color="auto"/>
      </w:divBdr>
      <w:divsChild>
        <w:div w:id="2125268632">
          <w:marLeft w:val="0"/>
          <w:marRight w:val="0"/>
          <w:marTop w:val="0"/>
          <w:marBottom w:val="0"/>
          <w:divBdr>
            <w:top w:val="none" w:sz="0" w:space="0" w:color="auto"/>
            <w:left w:val="single" w:sz="12" w:space="4" w:color="0000FF"/>
            <w:bottom w:val="none" w:sz="0" w:space="0" w:color="auto"/>
            <w:right w:val="none" w:sz="0" w:space="0" w:color="auto"/>
          </w:divBdr>
        </w:div>
      </w:divsChild>
    </w:div>
    <w:div w:id="358094957">
      <w:bodyDiv w:val="1"/>
      <w:marLeft w:val="0"/>
      <w:marRight w:val="0"/>
      <w:marTop w:val="0"/>
      <w:marBottom w:val="0"/>
      <w:divBdr>
        <w:top w:val="none" w:sz="0" w:space="0" w:color="auto"/>
        <w:left w:val="none" w:sz="0" w:space="0" w:color="auto"/>
        <w:bottom w:val="none" w:sz="0" w:space="0" w:color="auto"/>
        <w:right w:val="none" w:sz="0" w:space="0" w:color="auto"/>
      </w:divBdr>
      <w:divsChild>
        <w:div w:id="21095407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91078789">
      <w:bodyDiv w:val="1"/>
      <w:marLeft w:val="0"/>
      <w:marRight w:val="0"/>
      <w:marTop w:val="0"/>
      <w:marBottom w:val="0"/>
      <w:divBdr>
        <w:top w:val="none" w:sz="0" w:space="0" w:color="auto"/>
        <w:left w:val="none" w:sz="0" w:space="0" w:color="auto"/>
        <w:bottom w:val="none" w:sz="0" w:space="0" w:color="auto"/>
        <w:right w:val="none" w:sz="0" w:space="0" w:color="auto"/>
      </w:divBdr>
      <w:divsChild>
        <w:div w:id="961109549">
          <w:marLeft w:val="0"/>
          <w:marRight w:val="0"/>
          <w:marTop w:val="0"/>
          <w:marBottom w:val="0"/>
          <w:divBdr>
            <w:top w:val="none" w:sz="0" w:space="0" w:color="auto"/>
            <w:left w:val="none" w:sz="0" w:space="0" w:color="auto"/>
            <w:bottom w:val="none" w:sz="0" w:space="0" w:color="auto"/>
            <w:right w:val="none" w:sz="0" w:space="0" w:color="auto"/>
          </w:divBdr>
        </w:div>
      </w:divsChild>
    </w:div>
    <w:div w:id="435641902">
      <w:bodyDiv w:val="1"/>
      <w:marLeft w:val="0"/>
      <w:marRight w:val="0"/>
      <w:marTop w:val="0"/>
      <w:marBottom w:val="0"/>
      <w:divBdr>
        <w:top w:val="none" w:sz="0" w:space="0" w:color="auto"/>
        <w:left w:val="none" w:sz="0" w:space="0" w:color="auto"/>
        <w:bottom w:val="none" w:sz="0" w:space="0" w:color="auto"/>
        <w:right w:val="none" w:sz="0" w:space="0" w:color="auto"/>
      </w:divBdr>
    </w:div>
    <w:div w:id="496654655">
      <w:bodyDiv w:val="1"/>
      <w:marLeft w:val="0"/>
      <w:marRight w:val="0"/>
      <w:marTop w:val="0"/>
      <w:marBottom w:val="0"/>
      <w:divBdr>
        <w:top w:val="none" w:sz="0" w:space="0" w:color="auto"/>
        <w:left w:val="none" w:sz="0" w:space="0" w:color="auto"/>
        <w:bottom w:val="none" w:sz="0" w:space="0" w:color="auto"/>
        <w:right w:val="none" w:sz="0" w:space="0" w:color="auto"/>
      </w:divBdr>
      <w:divsChild>
        <w:div w:id="1570266609">
          <w:marLeft w:val="0"/>
          <w:marRight w:val="0"/>
          <w:marTop w:val="0"/>
          <w:marBottom w:val="0"/>
          <w:divBdr>
            <w:top w:val="none" w:sz="0" w:space="0" w:color="auto"/>
            <w:left w:val="single" w:sz="12" w:space="4" w:color="0000FF"/>
            <w:bottom w:val="none" w:sz="0" w:space="0" w:color="auto"/>
            <w:right w:val="none" w:sz="0" w:space="0" w:color="auto"/>
          </w:divBdr>
        </w:div>
      </w:divsChild>
    </w:div>
    <w:div w:id="517473289">
      <w:bodyDiv w:val="1"/>
      <w:marLeft w:val="0"/>
      <w:marRight w:val="0"/>
      <w:marTop w:val="0"/>
      <w:marBottom w:val="0"/>
      <w:divBdr>
        <w:top w:val="none" w:sz="0" w:space="0" w:color="auto"/>
        <w:left w:val="none" w:sz="0" w:space="0" w:color="auto"/>
        <w:bottom w:val="none" w:sz="0" w:space="0" w:color="auto"/>
        <w:right w:val="none" w:sz="0" w:space="0" w:color="auto"/>
      </w:divBdr>
    </w:div>
    <w:div w:id="746922421">
      <w:bodyDiv w:val="1"/>
      <w:marLeft w:val="0"/>
      <w:marRight w:val="0"/>
      <w:marTop w:val="0"/>
      <w:marBottom w:val="0"/>
      <w:divBdr>
        <w:top w:val="none" w:sz="0" w:space="0" w:color="auto"/>
        <w:left w:val="none" w:sz="0" w:space="0" w:color="auto"/>
        <w:bottom w:val="none" w:sz="0" w:space="0" w:color="auto"/>
        <w:right w:val="none" w:sz="0" w:space="0" w:color="auto"/>
      </w:divBdr>
    </w:div>
    <w:div w:id="770392714">
      <w:bodyDiv w:val="1"/>
      <w:marLeft w:val="0"/>
      <w:marRight w:val="0"/>
      <w:marTop w:val="0"/>
      <w:marBottom w:val="0"/>
      <w:divBdr>
        <w:top w:val="none" w:sz="0" w:space="0" w:color="auto"/>
        <w:left w:val="none" w:sz="0" w:space="0" w:color="auto"/>
        <w:bottom w:val="none" w:sz="0" w:space="0" w:color="auto"/>
        <w:right w:val="none" w:sz="0" w:space="0" w:color="auto"/>
      </w:divBdr>
      <w:divsChild>
        <w:div w:id="2140761951">
          <w:marLeft w:val="0"/>
          <w:marRight w:val="0"/>
          <w:marTop w:val="0"/>
          <w:marBottom w:val="0"/>
          <w:divBdr>
            <w:top w:val="none" w:sz="0" w:space="0" w:color="auto"/>
            <w:left w:val="none" w:sz="0" w:space="0" w:color="auto"/>
            <w:bottom w:val="none" w:sz="0" w:space="0" w:color="auto"/>
            <w:right w:val="none" w:sz="0" w:space="0" w:color="auto"/>
          </w:divBdr>
          <w:divsChild>
            <w:div w:id="20298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7756">
      <w:bodyDiv w:val="1"/>
      <w:marLeft w:val="0"/>
      <w:marRight w:val="0"/>
      <w:marTop w:val="0"/>
      <w:marBottom w:val="0"/>
      <w:divBdr>
        <w:top w:val="none" w:sz="0" w:space="0" w:color="auto"/>
        <w:left w:val="none" w:sz="0" w:space="0" w:color="auto"/>
        <w:bottom w:val="none" w:sz="0" w:space="0" w:color="auto"/>
        <w:right w:val="none" w:sz="0" w:space="0" w:color="auto"/>
      </w:divBdr>
      <w:divsChild>
        <w:div w:id="813528394">
          <w:marLeft w:val="0"/>
          <w:marRight w:val="0"/>
          <w:marTop w:val="0"/>
          <w:marBottom w:val="0"/>
          <w:divBdr>
            <w:top w:val="none" w:sz="0" w:space="0" w:color="auto"/>
            <w:left w:val="none" w:sz="0" w:space="0" w:color="auto"/>
            <w:bottom w:val="none" w:sz="0" w:space="0" w:color="auto"/>
            <w:right w:val="none" w:sz="0" w:space="0" w:color="auto"/>
          </w:divBdr>
          <w:divsChild>
            <w:div w:id="80756731">
              <w:marLeft w:val="0"/>
              <w:marRight w:val="0"/>
              <w:marTop w:val="0"/>
              <w:marBottom w:val="0"/>
              <w:divBdr>
                <w:top w:val="none" w:sz="0" w:space="0" w:color="auto"/>
                <w:left w:val="none" w:sz="0" w:space="0" w:color="auto"/>
                <w:bottom w:val="none" w:sz="0" w:space="0" w:color="auto"/>
                <w:right w:val="none" w:sz="0" w:space="0" w:color="auto"/>
              </w:divBdr>
            </w:div>
            <w:div w:id="4419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828">
      <w:bodyDiv w:val="1"/>
      <w:marLeft w:val="0"/>
      <w:marRight w:val="0"/>
      <w:marTop w:val="0"/>
      <w:marBottom w:val="0"/>
      <w:divBdr>
        <w:top w:val="none" w:sz="0" w:space="0" w:color="auto"/>
        <w:left w:val="none" w:sz="0" w:space="0" w:color="auto"/>
        <w:bottom w:val="none" w:sz="0" w:space="0" w:color="auto"/>
        <w:right w:val="none" w:sz="0" w:space="0" w:color="auto"/>
      </w:divBdr>
      <w:divsChild>
        <w:div w:id="496926627">
          <w:marLeft w:val="0"/>
          <w:marRight w:val="0"/>
          <w:marTop w:val="0"/>
          <w:marBottom w:val="0"/>
          <w:divBdr>
            <w:top w:val="none" w:sz="0" w:space="0" w:color="auto"/>
            <w:left w:val="none" w:sz="0" w:space="0" w:color="auto"/>
            <w:bottom w:val="none" w:sz="0" w:space="0" w:color="auto"/>
            <w:right w:val="none" w:sz="0" w:space="0" w:color="auto"/>
          </w:divBdr>
          <w:divsChild>
            <w:div w:id="1621569577">
              <w:marLeft w:val="0"/>
              <w:marRight w:val="0"/>
              <w:marTop w:val="0"/>
              <w:marBottom w:val="0"/>
              <w:divBdr>
                <w:top w:val="none" w:sz="0" w:space="0" w:color="auto"/>
                <w:left w:val="none" w:sz="0" w:space="0" w:color="auto"/>
                <w:bottom w:val="none" w:sz="0" w:space="0" w:color="auto"/>
                <w:right w:val="none" w:sz="0" w:space="0" w:color="auto"/>
              </w:divBdr>
            </w:div>
            <w:div w:id="1842352462">
              <w:marLeft w:val="0"/>
              <w:marRight w:val="0"/>
              <w:marTop w:val="0"/>
              <w:marBottom w:val="0"/>
              <w:divBdr>
                <w:top w:val="none" w:sz="0" w:space="0" w:color="auto"/>
                <w:left w:val="none" w:sz="0" w:space="0" w:color="auto"/>
                <w:bottom w:val="none" w:sz="0" w:space="0" w:color="auto"/>
                <w:right w:val="none" w:sz="0" w:space="0" w:color="auto"/>
              </w:divBdr>
            </w:div>
            <w:div w:id="1991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358">
      <w:bodyDiv w:val="1"/>
      <w:marLeft w:val="0"/>
      <w:marRight w:val="0"/>
      <w:marTop w:val="0"/>
      <w:marBottom w:val="0"/>
      <w:divBdr>
        <w:top w:val="none" w:sz="0" w:space="0" w:color="auto"/>
        <w:left w:val="none" w:sz="0" w:space="0" w:color="auto"/>
        <w:bottom w:val="none" w:sz="0" w:space="0" w:color="auto"/>
        <w:right w:val="none" w:sz="0" w:space="0" w:color="auto"/>
      </w:divBdr>
      <w:divsChild>
        <w:div w:id="1497722445">
          <w:marLeft w:val="0"/>
          <w:marRight w:val="0"/>
          <w:marTop w:val="0"/>
          <w:marBottom w:val="0"/>
          <w:divBdr>
            <w:top w:val="none" w:sz="0" w:space="0" w:color="auto"/>
            <w:left w:val="none" w:sz="0" w:space="0" w:color="auto"/>
            <w:bottom w:val="none" w:sz="0" w:space="0" w:color="auto"/>
            <w:right w:val="none" w:sz="0" w:space="0" w:color="auto"/>
          </w:divBdr>
        </w:div>
      </w:divsChild>
    </w:div>
    <w:div w:id="1065251643">
      <w:bodyDiv w:val="1"/>
      <w:marLeft w:val="0"/>
      <w:marRight w:val="0"/>
      <w:marTop w:val="0"/>
      <w:marBottom w:val="0"/>
      <w:divBdr>
        <w:top w:val="none" w:sz="0" w:space="0" w:color="auto"/>
        <w:left w:val="none" w:sz="0" w:space="0" w:color="auto"/>
        <w:bottom w:val="none" w:sz="0" w:space="0" w:color="auto"/>
        <w:right w:val="none" w:sz="0" w:space="0" w:color="auto"/>
      </w:divBdr>
      <w:divsChild>
        <w:div w:id="1904633281">
          <w:marLeft w:val="0"/>
          <w:marRight w:val="0"/>
          <w:marTop w:val="0"/>
          <w:marBottom w:val="0"/>
          <w:divBdr>
            <w:top w:val="none" w:sz="0" w:space="0" w:color="auto"/>
            <w:left w:val="single" w:sz="12" w:space="4" w:color="0000FF"/>
            <w:bottom w:val="none" w:sz="0" w:space="0" w:color="auto"/>
            <w:right w:val="none" w:sz="0" w:space="0" w:color="auto"/>
          </w:divBdr>
        </w:div>
      </w:divsChild>
    </w:div>
    <w:div w:id="1152135996">
      <w:bodyDiv w:val="1"/>
      <w:marLeft w:val="0"/>
      <w:marRight w:val="0"/>
      <w:marTop w:val="0"/>
      <w:marBottom w:val="0"/>
      <w:divBdr>
        <w:top w:val="none" w:sz="0" w:space="0" w:color="auto"/>
        <w:left w:val="none" w:sz="0" w:space="0" w:color="auto"/>
        <w:bottom w:val="none" w:sz="0" w:space="0" w:color="auto"/>
        <w:right w:val="none" w:sz="0" w:space="0" w:color="auto"/>
      </w:divBdr>
      <w:divsChild>
        <w:div w:id="518010152">
          <w:marLeft w:val="0"/>
          <w:marRight w:val="0"/>
          <w:marTop w:val="0"/>
          <w:marBottom w:val="0"/>
          <w:divBdr>
            <w:top w:val="none" w:sz="0" w:space="0" w:color="auto"/>
            <w:left w:val="none" w:sz="0" w:space="0" w:color="auto"/>
            <w:bottom w:val="none" w:sz="0" w:space="0" w:color="auto"/>
            <w:right w:val="none" w:sz="0" w:space="0" w:color="auto"/>
          </w:divBdr>
          <w:divsChild>
            <w:div w:id="11330156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96909787">
      <w:bodyDiv w:val="1"/>
      <w:marLeft w:val="0"/>
      <w:marRight w:val="0"/>
      <w:marTop w:val="0"/>
      <w:marBottom w:val="0"/>
      <w:divBdr>
        <w:top w:val="none" w:sz="0" w:space="0" w:color="auto"/>
        <w:left w:val="none" w:sz="0" w:space="0" w:color="auto"/>
        <w:bottom w:val="none" w:sz="0" w:space="0" w:color="auto"/>
        <w:right w:val="none" w:sz="0" w:space="0" w:color="auto"/>
      </w:divBdr>
      <w:divsChild>
        <w:div w:id="499127323">
          <w:marLeft w:val="0"/>
          <w:marRight w:val="0"/>
          <w:marTop w:val="0"/>
          <w:marBottom w:val="0"/>
          <w:divBdr>
            <w:top w:val="none" w:sz="0" w:space="0" w:color="auto"/>
            <w:left w:val="none" w:sz="0" w:space="0" w:color="auto"/>
            <w:bottom w:val="none" w:sz="0" w:space="0" w:color="auto"/>
            <w:right w:val="none" w:sz="0" w:space="0" w:color="auto"/>
          </w:divBdr>
        </w:div>
      </w:divsChild>
    </w:div>
    <w:div w:id="1343782005">
      <w:bodyDiv w:val="1"/>
      <w:marLeft w:val="0"/>
      <w:marRight w:val="0"/>
      <w:marTop w:val="0"/>
      <w:marBottom w:val="0"/>
      <w:divBdr>
        <w:top w:val="none" w:sz="0" w:space="0" w:color="auto"/>
        <w:left w:val="none" w:sz="0" w:space="0" w:color="auto"/>
        <w:bottom w:val="none" w:sz="0" w:space="0" w:color="auto"/>
        <w:right w:val="none" w:sz="0" w:space="0" w:color="auto"/>
      </w:divBdr>
    </w:div>
    <w:div w:id="1349596411">
      <w:bodyDiv w:val="1"/>
      <w:marLeft w:val="0"/>
      <w:marRight w:val="0"/>
      <w:marTop w:val="0"/>
      <w:marBottom w:val="0"/>
      <w:divBdr>
        <w:top w:val="none" w:sz="0" w:space="0" w:color="auto"/>
        <w:left w:val="none" w:sz="0" w:space="0" w:color="auto"/>
        <w:bottom w:val="none" w:sz="0" w:space="0" w:color="auto"/>
        <w:right w:val="none" w:sz="0" w:space="0" w:color="auto"/>
      </w:divBdr>
      <w:divsChild>
        <w:div w:id="938560873">
          <w:marLeft w:val="0"/>
          <w:marRight w:val="0"/>
          <w:marTop w:val="0"/>
          <w:marBottom w:val="0"/>
          <w:divBdr>
            <w:top w:val="none" w:sz="0" w:space="0" w:color="auto"/>
            <w:left w:val="none" w:sz="0" w:space="0" w:color="auto"/>
            <w:bottom w:val="none" w:sz="0" w:space="0" w:color="auto"/>
            <w:right w:val="none" w:sz="0" w:space="0" w:color="auto"/>
          </w:divBdr>
        </w:div>
      </w:divsChild>
    </w:div>
    <w:div w:id="1589389260">
      <w:bodyDiv w:val="1"/>
      <w:marLeft w:val="0"/>
      <w:marRight w:val="0"/>
      <w:marTop w:val="0"/>
      <w:marBottom w:val="0"/>
      <w:divBdr>
        <w:top w:val="none" w:sz="0" w:space="0" w:color="auto"/>
        <w:left w:val="none" w:sz="0" w:space="0" w:color="auto"/>
        <w:bottom w:val="none" w:sz="0" w:space="0" w:color="auto"/>
        <w:right w:val="none" w:sz="0" w:space="0" w:color="auto"/>
      </w:divBdr>
      <w:divsChild>
        <w:div w:id="1464499368">
          <w:marLeft w:val="0"/>
          <w:marRight w:val="0"/>
          <w:marTop w:val="0"/>
          <w:marBottom w:val="0"/>
          <w:divBdr>
            <w:top w:val="none" w:sz="0" w:space="0" w:color="auto"/>
            <w:left w:val="none" w:sz="0" w:space="0" w:color="auto"/>
            <w:bottom w:val="none" w:sz="0" w:space="0" w:color="auto"/>
            <w:right w:val="none" w:sz="0" w:space="0" w:color="auto"/>
          </w:divBdr>
          <w:divsChild>
            <w:div w:id="29572416">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608347905">
      <w:bodyDiv w:val="1"/>
      <w:marLeft w:val="0"/>
      <w:marRight w:val="0"/>
      <w:marTop w:val="0"/>
      <w:marBottom w:val="0"/>
      <w:divBdr>
        <w:top w:val="none" w:sz="0" w:space="0" w:color="auto"/>
        <w:left w:val="none" w:sz="0" w:space="0" w:color="auto"/>
        <w:bottom w:val="none" w:sz="0" w:space="0" w:color="auto"/>
        <w:right w:val="none" w:sz="0" w:space="0" w:color="auto"/>
      </w:divBdr>
      <w:divsChild>
        <w:div w:id="1969164919">
          <w:marLeft w:val="0"/>
          <w:marRight w:val="0"/>
          <w:marTop w:val="0"/>
          <w:marBottom w:val="0"/>
          <w:divBdr>
            <w:top w:val="none" w:sz="0" w:space="0" w:color="auto"/>
            <w:left w:val="none" w:sz="0" w:space="0" w:color="auto"/>
            <w:bottom w:val="single" w:sz="8" w:space="1" w:color="auto"/>
            <w:right w:val="none" w:sz="0" w:space="0" w:color="auto"/>
          </w:divBdr>
        </w:div>
      </w:divsChild>
    </w:div>
    <w:div w:id="1616056536">
      <w:bodyDiv w:val="1"/>
      <w:marLeft w:val="0"/>
      <w:marRight w:val="0"/>
      <w:marTop w:val="0"/>
      <w:marBottom w:val="0"/>
      <w:divBdr>
        <w:top w:val="none" w:sz="0" w:space="0" w:color="auto"/>
        <w:left w:val="none" w:sz="0" w:space="0" w:color="auto"/>
        <w:bottom w:val="none" w:sz="0" w:space="0" w:color="auto"/>
        <w:right w:val="none" w:sz="0" w:space="0" w:color="auto"/>
      </w:divBdr>
      <w:divsChild>
        <w:div w:id="2069305542">
          <w:marLeft w:val="0"/>
          <w:marRight w:val="0"/>
          <w:marTop w:val="0"/>
          <w:marBottom w:val="0"/>
          <w:divBdr>
            <w:top w:val="none" w:sz="0" w:space="0" w:color="auto"/>
            <w:left w:val="none" w:sz="0" w:space="0" w:color="auto"/>
            <w:bottom w:val="none" w:sz="0" w:space="0" w:color="auto"/>
            <w:right w:val="none" w:sz="0" w:space="0" w:color="auto"/>
          </w:divBdr>
          <w:divsChild>
            <w:div w:id="161710589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709136521">
      <w:bodyDiv w:val="1"/>
      <w:marLeft w:val="0"/>
      <w:marRight w:val="0"/>
      <w:marTop w:val="0"/>
      <w:marBottom w:val="0"/>
      <w:divBdr>
        <w:top w:val="none" w:sz="0" w:space="0" w:color="auto"/>
        <w:left w:val="none" w:sz="0" w:space="0" w:color="auto"/>
        <w:bottom w:val="none" w:sz="0" w:space="0" w:color="auto"/>
        <w:right w:val="none" w:sz="0" w:space="0" w:color="auto"/>
      </w:divBdr>
      <w:divsChild>
        <w:div w:id="1378704103">
          <w:marLeft w:val="0"/>
          <w:marRight w:val="0"/>
          <w:marTop w:val="0"/>
          <w:marBottom w:val="0"/>
          <w:divBdr>
            <w:top w:val="none" w:sz="0" w:space="0" w:color="auto"/>
            <w:left w:val="none" w:sz="0" w:space="0" w:color="auto"/>
            <w:bottom w:val="none" w:sz="0" w:space="0" w:color="auto"/>
            <w:right w:val="none" w:sz="0" w:space="0" w:color="auto"/>
          </w:divBdr>
          <w:divsChild>
            <w:div w:id="84691048">
              <w:marLeft w:val="376"/>
              <w:marRight w:val="0"/>
              <w:marTop w:val="0"/>
              <w:marBottom w:val="0"/>
              <w:divBdr>
                <w:top w:val="none" w:sz="0" w:space="0" w:color="auto"/>
                <w:left w:val="none" w:sz="0" w:space="0" w:color="auto"/>
                <w:bottom w:val="none" w:sz="0" w:space="0" w:color="auto"/>
                <w:right w:val="none" w:sz="0" w:space="0" w:color="auto"/>
              </w:divBdr>
            </w:div>
            <w:div w:id="139663107">
              <w:marLeft w:val="376"/>
              <w:marRight w:val="0"/>
              <w:marTop w:val="0"/>
              <w:marBottom w:val="0"/>
              <w:divBdr>
                <w:top w:val="none" w:sz="0" w:space="0" w:color="auto"/>
                <w:left w:val="none" w:sz="0" w:space="0" w:color="auto"/>
                <w:bottom w:val="none" w:sz="0" w:space="0" w:color="auto"/>
                <w:right w:val="none" w:sz="0" w:space="0" w:color="auto"/>
              </w:divBdr>
            </w:div>
            <w:div w:id="223182374">
              <w:marLeft w:val="376"/>
              <w:marRight w:val="0"/>
              <w:marTop w:val="0"/>
              <w:marBottom w:val="0"/>
              <w:divBdr>
                <w:top w:val="none" w:sz="0" w:space="0" w:color="auto"/>
                <w:left w:val="none" w:sz="0" w:space="0" w:color="auto"/>
                <w:bottom w:val="none" w:sz="0" w:space="0" w:color="auto"/>
                <w:right w:val="none" w:sz="0" w:space="0" w:color="auto"/>
              </w:divBdr>
            </w:div>
            <w:div w:id="330451892">
              <w:marLeft w:val="376"/>
              <w:marRight w:val="0"/>
              <w:marTop w:val="0"/>
              <w:marBottom w:val="0"/>
              <w:divBdr>
                <w:top w:val="none" w:sz="0" w:space="0" w:color="auto"/>
                <w:left w:val="none" w:sz="0" w:space="0" w:color="auto"/>
                <w:bottom w:val="none" w:sz="0" w:space="0" w:color="auto"/>
                <w:right w:val="none" w:sz="0" w:space="0" w:color="auto"/>
              </w:divBdr>
            </w:div>
            <w:div w:id="351300556">
              <w:marLeft w:val="376"/>
              <w:marRight w:val="0"/>
              <w:marTop w:val="0"/>
              <w:marBottom w:val="0"/>
              <w:divBdr>
                <w:top w:val="none" w:sz="0" w:space="0" w:color="auto"/>
                <w:left w:val="none" w:sz="0" w:space="0" w:color="auto"/>
                <w:bottom w:val="none" w:sz="0" w:space="0" w:color="auto"/>
                <w:right w:val="none" w:sz="0" w:space="0" w:color="auto"/>
              </w:divBdr>
            </w:div>
            <w:div w:id="1231698504">
              <w:marLeft w:val="376"/>
              <w:marRight w:val="0"/>
              <w:marTop w:val="0"/>
              <w:marBottom w:val="0"/>
              <w:divBdr>
                <w:top w:val="none" w:sz="0" w:space="0" w:color="auto"/>
                <w:left w:val="none" w:sz="0" w:space="0" w:color="auto"/>
                <w:bottom w:val="none" w:sz="0" w:space="0" w:color="auto"/>
                <w:right w:val="none" w:sz="0" w:space="0" w:color="auto"/>
              </w:divBdr>
            </w:div>
            <w:div w:id="1292008364">
              <w:marLeft w:val="376"/>
              <w:marRight w:val="0"/>
              <w:marTop w:val="0"/>
              <w:marBottom w:val="0"/>
              <w:divBdr>
                <w:top w:val="none" w:sz="0" w:space="0" w:color="auto"/>
                <w:left w:val="none" w:sz="0" w:space="0" w:color="auto"/>
                <w:bottom w:val="none" w:sz="0" w:space="0" w:color="auto"/>
                <w:right w:val="none" w:sz="0" w:space="0" w:color="auto"/>
              </w:divBdr>
            </w:div>
            <w:div w:id="1363285649">
              <w:marLeft w:val="376"/>
              <w:marRight w:val="0"/>
              <w:marTop w:val="0"/>
              <w:marBottom w:val="0"/>
              <w:divBdr>
                <w:top w:val="none" w:sz="0" w:space="0" w:color="auto"/>
                <w:left w:val="none" w:sz="0" w:space="0" w:color="auto"/>
                <w:bottom w:val="none" w:sz="0" w:space="0" w:color="auto"/>
                <w:right w:val="none" w:sz="0" w:space="0" w:color="auto"/>
              </w:divBdr>
            </w:div>
            <w:div w:id="153330036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941906631">
      <w:bodyDiv w:val="1"/>
      <w:marLeft w:val="0"/>
      <w:marRight w:val="0"/>
      <w:marTop w:val="0"/>
      <w:marBottom w:val="0"/>
      <w:divBdr>
        <w:top w:val="none" w:sz="0" w:space="0" w:color="auto"/>
        <w:left w:val="none" w:sz="0" w:space="0" w:color="auto"/>
        <w:bottom w:val="none" w:sz="0" w:space="0" w:color="auto"/>
        <w:right w:val="none" w:sz="0" w:space="0" w:color="auto"/>
      </w:divBdr>
      <w:divsChild>
        <w:div w:id="516425761">
          <w:marLeft w:val="0"/>
          <w:marRight w:val="0"/>
          <w:marTop w:val="0"/>
          <w:marBottom w:val="0"/>
          <w:divBdr>
            <w:top w:val="none" w:sz="0" w:space="0" w:color="auto"/>
            <w:left w:val="none" w:sz="0" w:space="0" w:color="auto"/>
            <w:bottom w:val="none" w:sz="0" w:space="0" w:color="auto"/>
            <w:right w:val="none" w:sz="0" w:space="0" w:color="auto"/>
          </w:divBdr>
          <w:divsChild>
            <w:div w:id="12777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9060">
      <w:bodyDiv w:val="1"/>
      <w:marLeft w:val="0"/>
      <w:marRight w:val="0"/>
      <w:marTop w:val="0"/>
      <w:marBottom w:val="0"/>
      <w:divBdr>
        <w:top w:val="none" w:sz="0" w:space="0" w:color="auto"/>
        <w:left w:val="none" w:sz="0" w:space="0" w:color="auto"/>
        <w:bottom w:val="none" w:sz="0" w:space="0" w:color="auto"/>
        <w:right w:val="none" w:sz="0" w:space="0" w:color="auto"/>
      </w:divBdr>
      <w:divsChild>
        <w:div w:id="972560329">
          <w:marLeft w:val="0"/>
          <w:marRight w:val="0"/>
          <w:marTop w:val="0"/>
          <w:marBottom w:val="0"/>
          <w:divBdr>
            <w:top w:val="none" w:sz="0" w:space="0" w:color="auto"/>
            <w:left w:val="none" w:sz="0" w:space="0" w:color="auto"/>
            <w:bottom w:val="none" w:sz="0" w:space="0" w:color="auto"/>
            <w:right w:val="none" w:sz="0" w:space="0" w:color="auto"/>
          </w:divBdr>
          <w:divsChild>
            <w:div w:id="330528581">
              <w:marLeft w:val="0"/>
              <w:marRight w:val="0"/>
              <w:marTop w:val="0"/>
              <w:marBottom w:val="0"/>
              <w:divBdr>
                <w:top w:val="none" w:sz="0" w:space="0" w:color="auto"/>
                <w:left w:val="none" w:sz="0" w:space="0" w:color="auto"/>
                <w:bottom w:val="none" w:sz="0" w:space="0" w:color="auto"/>
                <w:right w:val="none" w:sz="0" w:space="0" w:color="auto"/>
              </w:divBdr>
            </w:div>
            <w:div w:id="554194909">
              <w:marLeft w:val="0"/>
              <w:marRight w:val="0"/>
              <w:marTop w:val="0"/>
              <w:marBottom w:val="0"/>
              <w:divBdr>
                <w:top w:val="none" w:sz="0" w:space="0" w:color="auto"/>
                <w:left w:val="none" w:sz="0" w:space="0" w:color="auto"/>
                <w:bottom w:val="none" w:sz="0" w:space="0" w:color="auto"/>
                <w:right w:val="none" w:sz="0" w:space="0" w:color="auto"/>
              </w:divBdr>
            </w:div>
            <w:div w:id="1135175045">
              <w:marLeft w:val="0"/>
              <w:marRight w:val="0"/>
              <w:marTop w:val="0"/>
              <w:marBottom w:val="0"/>
              <w:divBdr>
                <w:top w:val="none" w:sz="0" w:space="0" w:color="auto"/>
                <w:left w:val="none" w:sz="0" w:space="0" w:color="auto"/>
                <w:bottom w:val="none" w:sz="0" w:space="0" w:color="auto"/>
                <w:right w:val="none" w:sz="0" w:space="0" w:color="auto"/>
              </w:divBdr>
            </w:div>
            <w:div w:id="1204290782">
              <w:marLeft w:val="0"/>
              <w:marRight w:val="0"/>
              <w:marTop w:val="0"/>
              <w:marBottom w:val="0"/>
              <w:divBdr>
                <w:top w:val="none" w:sz="0" w:space="0" w:color="auto"/>
                <w:left w:val="none" w:sz="0" w:space="0" w:color="auto"/>
                <w:bottom w:val="none" w:sz="0" w:space="0" w:color="auto"/>
                <w:right w:val="none" w:sz="0" w:space="0" w:color="auto"/>
              </w:divBdr>
            </w:div>
            <w:div w:id="1747221407">
              <w:marLeft w:val="0"/>
              <w:marRight w:val="0"/>
              <w:marTop w:val="0"/>
              <w:marBottom w:val="0"/>
              <w:divBdr>
                <w:top w:val="none" w:sz="0" w:space="0" w:color="auto"/>
                <w:left w:val="none" w:sz="0" w:space="0" w:color="auto"/>
                <w:bottom w:val="none" w:sz="0" w:space="0" w:color="auto"/>
                <w:right w:val="none" w:sz="0" w:space="0" w:color="auto"/>
              </w:divBdr>
            </w:div>
            <w:div w:id="19887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3814">
      <w:bodyDiv w:val="1"/>
      <w:marLeft w:val="0"/>
      <w:marRight w:val="0"/>
      <w:marTop w:val="0"/>
      <w:marBottom w:val="0"/>
      <w:divBdr>
        <w:top w:val="none" w:sz="0" w:space="0" w:color="auto"/>
        <w:left w:val="none" w:sz="0" w:space="0" w:color="auto"/>
        <w:bottom w:val="none" w:sz="0" w:space="0" w:color="auto"/>
        <w:right w:val="none" w:sz="0" w:space="0" w:color="auto"/>
      </w:divBdr>
    </w:div>
    <w:div w:id="2106029594">
      <w:bodyDiv w:val="1"/>
      <w:marLeft w:val="0"/>
      <w:marRight w:val="0"/>
      <w:marTop w:val="0"/>
      <w:marBottom w:val="0"/>
      <w:divBdr>
        <w:top w:val="none" w:sz="0" w:space="0" w:color="auto"/>
        <w:left w:val="none" w:sz="0" w:space="0" w:color="auto"/>
        <w:bottom w:val="none" w:sz="0" w:space="0" w:color="auto"/>
        <w:right w:val="none" w:sz="0" w:space="0" w:color="auto"/>
      </w:divBdr>
      <w:divsChild>
        <w:div w:id="921985391">
          <w:marLeft w:val="0"/>
          <w:marRight w:val="0"/>
          <w:marTop w:val="0"/>
          <w:marBottom w:val="0"/>
          <w:divBdr>
            <w:top w:val="none" w:sz="0" w:space="0" w:color="auto"/>
            <w:left w:val="single" w:sz="12" w:space="4" w:color="0000FF"/>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9.jp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microsoft.com/office/2018/08/relationships/commentsExtensible" Target="commentsExtensible.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JPG"/><Relationship Id="rId29" Type="http://schemas.openxmlformats.org/officeDocument/2006/relationships/image" Target="media/image12.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5.xml"/><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6.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p_000\Downloads\PESTA_LEEC_RELATORI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469B2-43CE-412D-A8A4-7DE56A17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PESTA_LEEC_RELATORIO.dot</Template>
  <TotalTime>8258</TotalTime>
  <Pages>1</Pages>
  <Words>8469</Words>
  <Characters>45737</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Regras Para a Elaboração do Relatório de Seminário/Estágio da LEEC</vt:lpstr>
    </vt:vector>
  </TitlesOfParts>
  <Company>ISEP-DEE</Company>
  <LinksUpToDate>false</LinksUpToDate>
  <CharactersWithSpaces>54098</CharactersWithSpaces>
  <SharedDoc>false</SharedDoc>
  <HLinks>
    <vt:vector size="24" baseType="variant">
      <vt:variant>
        <vt:i4>8060934</vt:i4>
      </vt:variant>
      <vt:variant>
        <vt:i4>200</vt:i4>
      </vt:variant>
      <vt:variant>
        <vt:i4>0</vt:i4>
      </vt:variant>
      <vt:variant>
        <vt:i4>5</vt:i4>
      </vt:variant>
      <vt:variant>
        <vt:lpwstr>mailto:pfa@isep.ipp.pt</vt:lpwstr>
      </vt:variant>
      <vt:variant>
        <vt:lpwstr/>
      </vt:variant>
      <vt:variant>
        <vt:i4>8060934</vt:i4>
      </vt:variant>
      <vt:variant>
        <vt:i4>197</vt:i4>
      </vt:variant>
      <vt:variant>
        <vt:i4>0</vt:i4>
      </vt:variant>
      <vt:variant>
        <vt:i4>5</vt:i4>
      </vt:variant>
      <vt:variant>
        <vt:lpwstr>mailto:pfa@isep.ipp.pt</vt:lpwstr>
      </vt:variant>
      <vt:variant>
        <vt:lpwstr/>
      </vt:variant>
      <vt:variant>
        <vt:i4>2555964</vt:i4>
      </vt:variant>
      <vt:variant>
        <vt:i4>191</vt:i4>
      </vt:variant>
      <vt:variant>
        <vt:i4>0</vt:i4>
      </vt:variant>
      <vt:variant>
        <vt:i4>5</vt:i4>
      </vt:variant>
      <vt:variant>
        <vt:lpwstr>http://www.faculty.iu-bremen.de/schoenw</vt:lpwstr>
      </vt:variant>
      <vt:variant>
        <vt:lpwstr/>
      </vt:variant>
      <vt:variant>
        <vt:i4>6029326</vt:i4>
      </vt:variant>
      <vt:variant>
        <vt:i4>188</vt:i4>
      </vt:variant>
      <vt:variant>
        <vt:i4>0</vt:i4>
      </vt:variant>
      <vt:variant>
        <vt:i4>5</vt:i4>
      </vt:variant>
      <vt:variant>
        <vt:lpwstr>http://www.net-snmp.org/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Regras Para a Elaboração do Relatório de Seminário/Estágio da LEEC</dc:title>
  <dc:creator>Francisco José Dias Pereira</dc:creator>
  <cp:lastModifiedBy>Andre Marques</cp:lastModifiedBy>
  <cp:revision>38</cp:revision>
  <cp:lastPrinted>2006-11-27T13:30:00Z</cp:lastPrinted>
  <dcterms:created xsi:type="dcterms:W3CDTF">2016-02-28T17:34:00Z</dcterms:created>
  <dcterms:modified xsi:type="dcterms:W3CDTF">2020-07-12T23:34:00Z</dcterms:modified>
</cp:coreProperties>
</file>